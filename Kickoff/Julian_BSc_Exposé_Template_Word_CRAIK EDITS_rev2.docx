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40D3" w14:textId="77777777" w:rsidR="007E4614" w:rsidRPr="007E4614" w:rsidRDefault="007E4614" w:rsidP="007E4614">
      <w:pPr>
        <w:pStyle w:val="BodyText"/>
        <w:spacing w:line="360" w:lineRule="auto"/>
        <w:rPr>
          <w:i/>
          <w:iCs/>
          <w:sz w:val="20"/>
          <w:szCs w:val="16"/>
          <w:lang w:val="en-US"/>
        </w:rPr>
      </w:pPr>
      <w:r w:rsidRPr="007E4614">
        <w:rPr>
          <w:i/>
          <w:iCs/>
          <w:sz w:val="20"/>
          <w:szCs w:val="16"/>
          <w:lang w:val="en-US"/>
        </w:rPr>
        <w:t>Note:</w:t>
      </w:r>
    </w:p>
    <w:p w14:paraId="4A21D75D" w14:textId="77777777" w:rsidR="007E4614" w:rsidRPr="007E4614" w:rsidRDefault="007E4614" w:rsidP="007E4614">
      <w:pPr>
        <w:pStyle w:val="BodyText"/>
        <w:spacing w:line="360" w:lineRule="auto"/>
        <w:rPr>
          <w:i/>
          <w:iCs/>
          <w:sz w:val="20"/>
          <w:szCs w:val="16"/>
          <w:lang w:val="en-US"/>
        </w:rPr>
      </w:pPr>
      <w:r w:rsidRPr="007E4614">
        <w:rPr>
          <w:i/>
          <w:iCs/>
          <w:sz w:val="20"/>
          <w:szCs w:val="16"/>
          <w:lang w:val="en-US"/>
        </w:rPr>
        <w:t xml:space="preserve">A concept paper is a document in which you define the scholarly framework for your thesis at an early stage and develop a realistic working plan. Since it is very hard to predict the framework conditions as well as your own research in the context of scientific work, the concept paper will need to be modified on a regular basis. Ideally, the concept paper provides the basis for the thesis. Depending on the topic, style and preliminary work, a concept paper can be approximately 5 to 6 pages long. </w:t>
      </w:r>
    </w:p>
    <w:p w14:paraId="67A35999" w14:textId="77777777" w:rsidR="007E4614" w:rsidRPr="007E4614" w:rsidRDefault="007E4614" w:rsidP="007E4614">
      <w:pPr>
        <w:pStyle w:val="BodyText"/>
        <w:spacing w:line="360" w:lineRule="auto"/>
        <w:rPr>
          <w:i/>
          <w:iCs/>
          <w:sz w:val="20"/>
          <w:szCs w:val="16"/>
          <w:lang w:val="en-US"/>
        </w:rPr>
      </w:pPr>
      <w:r w:rsidRPr="007E4614">
        <w:rPr>
          <w:i/>
          <w:iCs/>
          <w:sz w:val="20"/>
          <w:szCs w:val="16"/>
          <w:lang w:val="en-US"/>
        </w:rPr>
        <w:t>The italicized sections are intended merely to provide explanations and can be deleted.</w:t>
      </w:r>
    </w:p>
    <w:p w14:paraId="11AF1C4F" w14:textId="04D7D8C3" w:rsidR="00F0099F" w:rsidRPr="00D54B0C" w:rsidRDefault="00F0099F" w:rsidP="007E4614">
      <w:pPr>
        <w:pStyle w:val="BodyText"/>
        <w:spacing w:line="360" w:lineRule="auto"/>
        <w:rPr>
          <w:sz w:val="20"/>
          <w:szCs w:val="16"/>
          <w:lang w:val="en-US"/>
        </w:rPr>
      </w:pPr>
      <w:r w:rsidRPr="00D54B0C">
        <w:rPr>
          <w:sz w:val="20"/>
          <w:szCs w:val="16"/>
          <w:lang w:val="en-US"/>
        </w:rPr>
        <w:t>Name:</w:t>
      </w:r>
      <w:r w:rsidR="00090C0D">
        <w:rPr>
          <w:sz w:val="20"/>
          <w:szCs w:val="16"/>
          <w:lang w:val="en-US"/>
        </w:rPr>
        <w:t xml:space="preserve"> Julian Julian</w:t>
      </w:r>
    </w:p>
    <w:p w14:paraId="05DDD024" w14:textId="3F7DF720" w:rsidR="00F0099F" w:rsidRPr="00D54B0C" w:rsidRDefault="00F0099F" w:rsidP="00C5554A">
      <w:pPr>
        <w:pStyle w:val="BodyText"/>
        <w:spacing w:line="360" w:lineRule="auto"/>
        <w:rPr>
          <w:sz w:val="20"/>
          <w:szCs w:val="16"/>
          <w:lang w:val="en-US"/>
        </w:rPr>
      </w:pPr>
      <w:r w:rsidRPr="00D54B0C">
        <w:rPr>
          <w:sz w:val="20"/>
          <w:szCs w:val="16"/>
          <w:lang w:val="en-US"/>
        </w:rPr>
        <w:t>Matriculation number:</w:t>
      </w:r>
      <w:r w:rsidR="00090C0D">
        <w:rPr>
          <w:sz w:val="20"/>
          <w:szCs w:val="16"/>
          <w:lang w:val="en-US"/>
        </w:rPr>
        <w:t xml:space="preserve"> 03732152</w:t>
      </w:r>
    </w:p>
    <w:p w14:paraId="28279741" w14:textId="62AFD385" w:rsidR="00EE6D3D" w:rsidRDefault="00F0099F" w:rsidP="00C5554A">
      <w:pPr>
        <w:pStyle w:val="BodyText"/>
        <w:spacing w:line="360" w:lineRule="auto"/>
        <w:rPr>
          <w:ins w:id="0" w:author="Alexander Robert Craik" w:date="2026-01-09T13:52:00Z" w16du:dateUtc="2026-01-09T12:52:00Z"/>
          <w:sz w:val="20"/>
          <w:szCs w:val="16"/>
          <w:lang w:val="en-ID"/>
        </w:rPr>
      </w:pPr>
      <w:r w:rsidRPr="00D54B0C">
        <w:rPr>
          <w:sz w:val="20"/>
          <w:szCs w:val="16"/>
          <w:lang w:val="en-US"/>
        </w:rPr>
        <w:t>(Project</w:t>
      </w:r>
      <w:r w:rsidR="00C5554A" w:rsidRPr="00D54B0C">
        <w:rPr>
          <w:sz w:val="20"/>
          <w:szCs w:val="16"/>
          <w:lang w:val="en-US"/>
        </w:rPr>
        <w:t>-</w:t>
      </w:r>
      <w:r w:rsidRPr="00D54B0C">
        <w:rPr>
          <w:sz w:val="20"/>
          <w:szCs w:val="16"/>
          <w:lang w:val="en-US"/>
        </w:rPr>
        <w:t xml:space="preserve">) </w:t>
      </w:r>
      <w:r w:rsidR="00C5554A" w:rsidRPr="00D54B0C">
        <w:rPr>
          <w:sz w:val="20"/>
          <w:szCs w:val="16"/>
          <w:lang w:val="en-US"/>
        </w:rPr>
        <w:t>Title</w:t>
      </w:r>
      <w:r w:rsidRPr="00D54B0C">
        <w:rPr>
          <w:sz w:val="20"/>
          <w:szCs w:val="16"/>
          <w:lang w:val="en-US"/>
        </w:rPr>
        <w:t>:</w:t>
      </w:r>
      <w:r w:rsidR="00090C0D">
        <w:rPr>
          <w:sz w:val="20"/>
          <w:szCs w:val="16"/>
          <w:lang w:val="en-US"/>
        </w:rPr>
        <w:t xml:space="preserve"> </w:t>
      </w:r>
      <w:r w:rsidR="000F6E25" w:rsidRPr="000F6E25">
        <w:rPr>
          <w:sz w:val="20"/>
          <w:szCs w:val="16"/>
          <w:lang w:val="en-ID"/>
        </w:rPr>
        <w:t>Development of a Camera-Based Hand Movement Capture and Replay System for Motor Guidance Applications in Unreal Engine 5</w:t>
      </w:r>
    </w:p>
    <w:p w14:paraId="24CD951B" w14:textId="53A29CF2" w:rsidR="00F70903" w:rsidRPr="00F70903" w:rsidRDefault="00F70903" w:rsidP="00C5554A">
      <w:pPr>
        <w:pStyle w:val="BodyText"/>
        <w:spacing w:line="360" w:lineRule="auto"/>
        <w:rPr>
          <w:b/>
          <w:bCs/>
          <w:sz w:val="20"/>
          <w:szCs w:val="16"/>
          <w:lang w:val="en-US"/>
          <w:rPrChange w:id="1" w:author="Alexander Robert Craik" w:date="2026-01-09T13:52:00Z" w16du:dateUtc="2026-01-09T12:52:00Z">
            <w:rPr>
              <w:b/>
              <w:bCs/>
              <w:sz w:val="20"/>
              <w:szCs w:val="16"/>
              <w:lang w:val="en-ID"/>
            </w:rPr>
          </w:rPrChange>
        </w:rPr>
      </w:pPr>
      <w:ins w:id="2" w:author="Alexander Robert Craik" w:date="2026-01-09T13:53:00Z" w16du:dateUtc="2026-01-09T12:53:00Z">
        <w:r>
          <w:rPr>
            <w:b/>
            <w:bCs/>
            <w:sz w:val="20"/>
            <w:szCs w:val="16"/>
            <w:lang w:val="en-US"/>
          </w:rPr>
          <w:t xml:space="preserve">Ioannis suggestion: </w:t>
        </w:r>
        <w:r w:rsidRPr="00F70903">
          <w:rPr>
            <w:b/>
            <w:bCs/>
            <w:sz w:val="20"/>
            <w:szCs w:val="16"/>
            <w:lang w:val="en-US"/>
          </w:rPr>
          <w:t>A Hand Movement Capture and Replay System for Subject Guidance in Motor Studies Using a Realistic 3D Hand Model and Camera Recordings</w:t>
        </w:r>
      </w:ins>
    </w:p>
    <w:p w14:paraId="2F492252" w14:textId="2FB217CF" w:rsidR="00F0099F" w:rsidRPr="00D54B0C" w:rsidRDefault="00F0099F" w:rsidP="00C5554A">
      <w:pPr>
        <w:pStyle w:val="BodyText"/>
        <w:spacing w:line="360" w:lineRule="auto"/>
        <w:rPr>
          <w:sz w:val="20"/>
          <w:szCs w:val="16"/>
          <w:lang w:val="en-US"/>
        </w:rPr>
      </w:pPr>
      <w:r w:rsidRPr="00D54B0C">
        <w:rPr>
          <w:sz w:val="20"/>
          <w:szCs w:val="16"/>
          <w:lang w:val="en-US"/>
        </w:rPr>
        <w:t xml:space="preserve">Institute: </w:t>
      </w:r>
    </w:p>
    <w:p w14:paraId="7E53B4EE" w14:textId="1C20C1A8" w:rsidR="008E69A4" w:rsidRPr="00D54B0C" w:rsidRDefault="00F0099F" w:rsidP="00C5554A">
      <w:pPr>
        <w:pStyle w:val="BodyText"/>
        <w:spacing w:line="360" w:lineRule="auto"/>
        <w:rPr>
          <w:sz w:val="20"/>
          <w:szCs w:val="16"/>
          <w:lang w:val="en-US"/>
        </w:rPr>
      </w:pPr>
      <w:r w:rsidRPr="00D54B0C">
        <w:rPr>
          <w:sz w:val="20"/>
          <w:szCs w:val="16"/>
          <w:lang w:val="en-US"/>
        </w:rPr>
        <w:t>Name of supervisor</w:t>
      </w:r>
      <w:r w:rsidR="00CE1B17">
        <w:rPr>
          <w:sz w:val="20"/>
          <w:szCs w:val="16"/>
          <w:lang w:val="en-US"/>
        </w:rPr>
        <w:t>(s)</w:t>
      </w:r>
      <w:r w:rsidRPr="00D54B0C">
        <w:rPr>
          <w:sz w:val="20"/>
          <w:szCs w:val="16"/>
          <w:lang w:val="en-US"/>
        </w:rPr>
        <w:t>:</w:t>
      </w:r>
      <w:r w:rsidR="008E69A4">
        <w:rPr>
          <w:sz w:val="20"/>
          <w:szCs w:val="16"/>
          <w:lang w:val="en-US"/>
        </w:rPr>
        <w:t xml:space="preserve"> </w:t>
      </w:r>
    </w:p>
    <w:p w14:paraId="2B75A5CB" w14:textId="77777777" w:rsidR="00F0099F" w:rsidRPr="00D54B0C" w:rsidRDefault="00F0099F" w:rsidP="00C5554A">
      <w:pPr>
        <w:pStyle w:val="BodyText"/>
        <w:pBdr>
          <w:bottom w:val="single" w:sz="4" w:space="1" w:color="auto"/>
        </w:pBdr>
        <w:spacing w:line="360" w:lineRule="auto"/>
        <w:rPr>
          <w:i/>
          <w:sz w:val="20"/>
          <w:szCs w:val="16"/>
          <w:lang w:val="en-US"/>
        </w:rPr>
      </w:pPr>
    </w:p>
    <w:p w14:paraId="5B6637BF" w14:textId="77777777" w:rsidR="00F0099F" w:rsidRPr="00D54B0C" w:rsidRDefault="00F0099F" w:rsidP="00C5554A">
      <w:pPr>
        <w:pStyle w:val="BodyText"/>
        <w:spacing w:line="360" w:lineRule="auto"/>
        <w:rPr>
          <w:sz w:val="20"/>
          <w:szCs w:val="16"/>
          <w:lang w:val="en-US"/>
        </w:rPr>
      </w:pPr>
    </w:p>
    <w:p w14:paraId="7B757828" w14:textId="77777777" w:rsidR="002E3BEA" w:rsidRPr="00537DCE" w:rsidRDefault="00D2235B" w:rsidP="00C5554A">
      <w:pPr>
        <w:pStyle w:val="Heading2"/>
        <w:numPr>
          <w:ilvl w:val="0"/>
          <w:numId w:val="1"/>
        </w:numPr>
        <w:spacing w:line="360" w:lineRule="auto"/>
        <w:ind w:left="284"/>
        <w:rPr>
          <w:lang w:val="en-US"/>
        </w:rPr>
      </w:pPr>
      <w:r>
        <w:rPr>
          <w:lang w:val="en-US"/>
        </w:rPr>
        <w:t>Topic</w:t>
      </w:r>
    </w:p>
    <w:p w14:paraId="648F8FEA" w14:textId="77777777" w:rsidR="00D2235B" w:rsidRPr="00D54B0C" w:rsidRDefault="00F62C87" w:rsidP="00C5554A">
      <w:pPr>
        <w:pStyle w:val="BodyText"/>
        <w:spacing w:line="360" w:lineRule="auto"/>
        <w:rPr>
          <w:i/>
          <w:sz w:val="20"/>
          <w:szCs w:val="16"/>
          <w:lang w:val="en-US"/>
        </w:rPr>
      </w:pPr>
      <w:r w:rsidRPr="00D54B0C">
        <w:rPr>
          <w:i/>
          <w:sz w:val="20"/>
          <w:szCs w:val="16"/>
          <w:lang w:val="en-US"/>
        </w:rPr>
        <w:t>Concisely d</w:t>
      </w:r>
      <w:r w:rsidR="00D2235B" w:rsidRPr="00D54B0C">
        <w:rPr>
          <w:i/>
          <w:sz w:val="20"/>
          <w:szCs w:val="16"/>
          <w:lang w:val="en-US"/>
        </w:rPr>
        <w:t>e</w:t>
      </w:r>
      <w:r w:rsidRPr="00D54B0C">
        <w:rPr>
          <w:i/>
          <w:sz w:val="20"/>
          <w:szCs w:val="16"/>
          <w:lang w:val="en-US"/>
        </w:rPr>
        <w:t>scribe (no more than</w:t>
      </w:r>
      <w:r w:rsidR="00D2235B" w:rsidRPr="00D54B0C">
        <w:rPr>
          <w:i/>
          <w:sz w:val="20"/>
          <w:szCs w:val="16"/>
          <w:lang w:val="en-US"/>
        </w:rPr>
        <w:t xml:space="preserve"> half</w:t>
      </w:r>
      <w:r w:rsidRPr="00D54B0C">
        <w:rPr>
          <w:i/>
          <w:sz w:val="20"/>
          <w:szCs w:val="16"/>
          <w:lang w:val="en-US"/>
        </w:rPr>
        <w:t xml:space="preserve"> a</w:t>
      </w:r>
      <w:r w:rsidR="00D2235B" w:rsidRPr="00D54B0C">
        <w:rPr>
          <w:i/>
          <w:sz w:val="20"/>
          <w:szCs w:val="16"/>
          <w:lang w:val="en-US"/>
        </w:rPr>
        <w:t xml:space="preserve"> page)</w:t>
      </w:r>
      <w:r w:rsidRPr="00D54B0C">
        <w:rPr>
          <w:i/>
          <w:sz w:val="20"/>
          <w:szCs w:val="16"/>
          <w:lang w:val="en-US"/>
        </w:rPr>
        <w:t xml:space="preserve"> the issue that you want to work on. The relevance of the topic should be apparent.</w:t>
      </w:r>
    </w:p>
    <w:p w14:paraId="62FC03BB" w14:textId="51EF860A" w:rsidR="001F4D93" w:rsidRDefault="008000EF" w:rsidP="008000EF">
      <w:pPr>
        <w:pStyle w:val="BodyText"/>
        <w:spacing w:line="360" w:lineRule="auto"/>
        <w:rPr>
          <w:iCs/>
          <w:sz w:val="20"/>
          <w:szCs w:val="16"/>
          <w:lang w:val="en-ID"/>
        </w:rPr>
      </w:pPr>
      <w:r w:rsidRPr="008000EF">
        <w:rPr>
          <w:iCs/>
          <w:sz w:val="20"/>
          <w:szCs w:val="16"/>
          <w:lang w:val="en-ID"/>
        </w:rPr>
        <w:t>Presenting effective and informative instructions to patients is very important during rehabilitation</w:t>
      </w:r>
      <w:r w:rsidR="00BA6ED5">
        <w:rPr>
          <w:iCs/>
          <w:sz w:val="20"/>
          <w:szCs w:val="16"/>
          <w:lang w:val="en-ID"/>
        </w:rPr>
        <w:t xml:space="preserve"> or EEG (electroencephalography) motor experiments</w:t>
      </w:r>
      <w:r w:rsidR="00BA6ED5" w:rsidRPr="008000EF">
        <w:rPr>
          <w:iCs/>
          <w:sz w:val="20"/>
          <w:szCs w:val="16"/>
          <w:lang w:val="en-ID"/>
        </w:rPr>
        <w:t xml:space="preserve"> </w:t>
      </w:r>
      <w:r w:rsidRPr="008000EF">
        <w:rPr>
          <w:iCs/>
          <w:sz w:val="20"/>
          <w:szCs w:val="16"/>
          <w:lang w:val="en-ID"/>
        </w:rPr>
        <w:t xml:space="preserve">that require </w:t>
      </w:r>
      <w:r w:rsidR="00EF52CD">
        <w:rPr>
          <w:iCs/>
          <w:sz w:val="20"/>
          <w:szCs w:val="16"/>
          <w:lang w:val="en-ID"/>
        </w:rPr>
        <w:t>patients</w:t>
      </w:r>
      <w:r w:rsidRPr="008000EF">
        <w:rPr>
          <w:iCs/>
          <w:sz w:val="20"/>
          <w:szCs w:val="16"/>
          <w:lang w:val="en-ID"/>
        </w:rPr>
        <w:t xml:space="preserve"> to perform certain hand </w:t>
      </w:r>
      <w:r w:rsidR="006344B6">
        <w:rPr>
          <w:iCs/>
          <w:sz w:val="20"/>
          <w:szCs w:val="16"/>
          <w:lang w:val="en-ID"/>
        </w:rPr>
        <w:t>movements</w:t>
      </w:r>
      <w:r w:rsidRPr="008000EF">
        <w:rPr>
          <w:iCs/>
          <w:sz w:val="20"/>
          <w:szCs w:val="16"/>
          <w:lang w:val="en-ID"/>
        </w:rPr>
        <w:t xml:space="preserve">. Textual or image-based instructions alone are often insufficient for </w:t>
      </w:r>
      <w:r w:rsidR="001F4D93">
        <w:rPr>
          <w:iCs/>
          <w:sz w:val="20"/>
          <w:szCs w:val="16"/>
          <w:lang w:val="en-ID"/>
        </w:rPr>
        <w:t>them</w:t>
      </w:r>
      <w:r w:rsidRPr="008000EF">
        <w:rPr>
          <w:iCs/>
          <w:sz w:val="20"/>
          <w:szCs w:val="16"/>
          <w:lang w:val="en-ID"/>
        </w:rPr>
        <w:t xml:space="preserve"> to </w:t>
      </w:r>
      <w:r w:rsidR="00531458">
        <w:rPr>
          <w:iCs/>
          <w:sz w:val="20"/>
          <w:szCs w:val="16"/>
          <w:lang w:val="en-ID"/>
        </w:rPr>
        <w:t xml:space="preserve">fully </w:t>
      </w:r>
      <w:r w:rsidRPr="008000EF">
        <w:rPr>
          <w:iCs/>
          <w:sz w:val="20"/>
          <w:szCs w:val="16"/>
          <w:lang w:val="en-ID"/>
        </w:rPr>
        <w:t xml:space="preserve">understand what </w:t>
      </w:r>
      <w:r w:rsidR="00531458">
        <w:rPr>
          <w:iCs/>
          <w:sz w:val="20"/>
          <w:szCs w:val="16"/>
          <w:lang w:val="en-ID"/>
        </w:rPr>
        <w:t xml:space="preserve">movements </w:t>
      </w:r>
      <w:r w:rsidRPr="008000EF">
        <w:rPr>
          <w:iCs/>
          <w:sz w:val="20"/>
          <w:szCs w:val="16"/>
          <w:lang w:val="en-ID"/>
        </w:rPr>
        <w:t>they should do,</w:t>
      </w:r>
      <w:r w:rsidR="00A77DA6">
        <w:rPr>
          <w:iCs/>
          <w:sz w:val="20"/>
          <w:szCs w:val="16"/>
          <w:lang w:val="en-ID"/>
        </w:rPr>
        <w:t xml:space="preserve"> which can negatively impact the </w:t>
      </w:r>
      <w:r w:rsidR="00EF52CD">
        <w:rPr>
          <w:iCs/>
          <w:sz w:val="20"/>
          <w:szCs w:val="16"/>
          <w:lang w:val="en-ID"/>
        </w:rPr>
        <w:t>experiment</w:t>
      </w:r>
      <w:r w:rsidR="00A77DA6">
        <w:rPr>
          <w:iCs/>
          <w:sz w:val="20"/>
          <w:szCs w:val="16"/>
          <w:lang w:val="en-ID"/>
        </w:rPr>
        <w:t xml:space="preserve"> outcomes. As a result,</w:t>
      </w:r>
      <w:r w:rsidRPr="008000EF">
        <w:rPr>
          <w:iCs/>
          <w:sz w:val="20"/>
          <w:szCs w:val="16"/>
          <w:lang w:val="en-ID"/>
        </w:rPr>
        <w:t xml:space="preserve"> accurate and realistic animations</w:t>
      </w:r>
      <w:r w:rsidR="001F4D93">
        <w:rPr>
          <w:iCs/>
          <w:sz w:val="20"/>
          <w:szCs w:val="16"/>
          <w:lang w:val="en-ID"/>
        </w:rPr>
        <w:t xml:space="preserve"> are</w:t>
      </w:r>
      <w:r w:rsidRPr="008000EF">
        <w:rPr>
          <w:iCs/>
          <w:sz w:val="20"/>
          <w:szCs w:val="16"/>
          <w:lang w:val="en-ID"/>
        </w:rPr>
        <w:t xml:space="preserve"> a necessity</w:t>
      </w:r>
      <w:r w:rsidR="001F4D93">
        <w:rPr>
          <w:iCs/>
          <w:sz w:val="20"/>
          <w:szCs w:val="16"/>
          <w:lang w:val="en-ID"/>
        </w:rPr>
        <w:t xml:space="preserve"> for clearly demonstrating intended movements and ensuring consistent movements execution</w:t>
      </w:r>
      <w:r w:rsidRPr="008000EF">
        <w:rPr>
          <w:iCs/>
          <w:sz w:val="20"/>
          <w:szCs w:val="16"/>
          <w:lang w:val="en-ID"/>
        </w:rPr>
        <w:t>.</w:t>
      </w:r>
      <w:r w:rsidR="001F4D93">
        <w:rPr>
          <w:iCs/>
          <w:sz w:val="20"/>
          <w:szCs w:val="16"/>
          <w:lang w:val="en-ID"/>
        </w:rPr>
        <w:t xml:space="preserve"> </w:t>
      </w:r>
    </w:p>
    <w:p w14:paraId="270B24B9" w14:textId="6A448DAD" w:rsidR="008000EF" w:rsidRPr="008000EF" w:rsidRDefault="008000EF" w:rsidP="008000EF">
      <w:pPr>
        <w:pStyle w:val="BodyText"/>
        <w:spacing w:line="360" w:lineRule="auto"/>
        <w:rPr>
          <w:iCs/>
          <w:sz w:val="20"/>
          <w:szCs w:val="16"/>
          <w:lang w:val="en-ID"/>
        </w:rPr>
      </w:pPr>
      <w:r w:rsidRPr="008000EF">
        <w:rPr>
          <w:iCs/>
          <w:sz w:val="20"/>
          <w:szCs w:val="16"/>
          <w:lang w:val="en-ID"/>
        </w:rPr>
        <w:t>Modern game engines, such as Unreal Engine 5, can be a solution because they provide a powerful environment for creating high quality animations through advanced rendering and rigging systems. However, producing animations in game engines typically requires specialized knowledge of animation pipelines (keyframing, control rigs, inverse kinematics, etc.), which poses a significant barrier for people with no experience with animations in game engines.</w:t>
      </w:r>
    </w:p>
    <w:p w14:paraId="5B918AF8" w14:textId="2A47F71C" w:rsidR="002E3BEA" w:rsidRDefault="008000EF" w:rsidP="007E4614">
      <w:pPr>
        <w:pStyle w:val="BodyText"/>
        <w:spacing w:line="360" w:lineRule="auto"/>
        <w:rPr>
          <w:iCs/>
          <w:sz w:val="20"/>
          <w:szCs w:val="16"/>
          <w:lang w:val="en-ID"/>
        </w:rPr>
      </w:pPr>
      <w:r w:rsidRPr="008000EF">
        <w:rPr>
          <w:iCs/>
          <w:sz w:val="20"/>
          <w:szCs w:val="16"/>
          <w:lang w:val="en-ID"/>
        </w:rPr>
        <w:t xml:space="preserve">MediaPipe, an open-source framework from Google, can help address this gap by enabling us to extract human joint coordinates from each frame of a video. However, mapping these coordinates directly to a humanoid model in Unreal Engine leads to non-optimal visual results, such as noise, jittering and inconsistencies in proportion. Therefore, this </w:t>
      </w:r>
      <w:r w:rsidRPr="008000EF">
        <w:rPr>
          <w:iCs/>
          <w:sz w:val="20"/>
          <w:szCs w:val="16"/>
          <w:lang w:val="en-ID"/>
        </w:rPr>
        <w:lastRenderedPageBreak/>
        <w:t>thesis has 2 primary goals. First, it aims to provide a proper pipeline for producing high-quality hand instructions by turning a recorded motion video to a reusable animation in Unreal Engine without requiring the author to interact with Unreal’s animation system directly. Second, it will improve the accuracy of MediaPipe's visual results by investigating several filtering and scaling strategies.</w:t>
      </w:r>
    </w:p>
    <w:p w14:paraId="10DD8991" w14:textId="77777777" w:rsidR="007E4614" w:rsidRPr="007E4614" w:rsidRDefault="007E4614" w:rsidP="007E4614">
      <w:pPr>
        <w:pStyle w:val="BodyText"/>
        <w:spacing w:line="360" w:lineRule="auto"/>
        <w:rPr>
          <w:iCs/>
          <w:sz w:val="20"/>
          <w:szCs w:val="16"/>
          <w:lang w:val="en-ID"/>
        </w:rPr>
      </w:pPr>
    </w:p>
    <w:p w14:paraId="798D3357" w14:textId="77777777" w:rsidR="002E3BEA" w:rsidRPr="00537DCE" w:rsidRDefault="00621D56" w:rsidP="00C5554A">
      <w:pPr>
        <w:pStyle w:val="Heading2"/>
        <w:numPr>
          <w:ilvl w:val="0"/>
          <w:numId w:val="1"/>
        </w:numPr>
        <w:spacing w:line="360" w:lineRule="auto"/>
        <w:ind w:left="426"/>
        <w:rPr>
          <w:lang w:val="en-US"/>
        </w:rPr>
      </w:pPr>
      <w:r>
        <w:rPr>
          <w:lang w:val="en-US"/>
        </w:rPr>
        <w:t>State of science and</w:t>
      </w:r>
      <w:r w:rsidR="002E3BEA" w:rsidRPr="00537DCE">
        <w:rPr>
          <w:lang w:val="en-US"/>
        </w:rPr>
        <w:t xml:space="preserve"> </w:t>
      </w:r>
      <w:r>
        <w:rPr>
          <w:lang w:val="en-US"/>
        </w:rPr>
        <w:t>technology</w:t>
      </w:r>
    </w:p>
    <w:p w14:paraId="38F79C59" w14:textId="23CC89E7" w:rsidR="00920745" w:rsidRPr="00D54B0C" w:rsidRDefault="00621D56" w:rsidP="00C5554A">
      <w:pPr>
        <w:pStyle w:val="BodyText"/>
        <w:spacing w:line="360" w:lineRule="auto"/>
        <w:rPr>
          <w:i/>
          <w:sz w:val="20"/>
          <w:szCs w:val="16"/>
          <w:lang w:val="en-US"/>
        </w:rPr>
      </w:pPr>
      <w:r w:rsidRPr="00D54B0C">
        <w:rPr>
          <w:i/>
          <w:sz w:val="20"/>
          <w:szCs w:val="16"/>
          <w:lang w:val="en-US"/>
        </w:rPr>
        <w:t xml:space="preserve">Try to gain as comprehensive an overview of the state of science and technology for your topic as </w:t>
      </w:r>
      <w:r w:rsidR="00C5554A" w:rsidRPr="00D54B0C">
        <w:rPr>
          <w:i/>
          <w:sz w:val="20"/>
          <w:szCs w:val="16"/>
          <w:lang w:val="en-US"/>
        </w:rPr>
        <w:t>possible and</w:t>
      </w:r>
      <w:r w:rsidRPr="00D54B0C">
        <w:rPr>
          <w:i/>
          <w:sz w:val="20"/>
          <w:szCs w:val="16"/>
          <w:lang w:val="en-US"/>
        </w:rPr>
        <w:t xml:space="preserve"> provide sources as evidence. </w:t>
      </w:r>
    </w:p>
    <w:p w14:paraId="0E35D308" w14:textId="59EB22CC" w:rsidR="002E3BEA" w:rsidRPr="00D54B0C" w:rsidRDefault="00BC642D" w:rsidP="00C5554A">
      <w:pPr>
        <w:pStyle w:val="BodyText"/>
        <w:spacing w:line="360" w:lineRule="auto"/>
        <w:rPr>
          <w:i/>
          <w:sz w:val="20"/>
          <w:szCs w:val="16"/>
          <w:lang w:val="en-US"/>
        </w:rPr>
      </w:pPr>
      <w:r w:rsidRPr="00D54B0C">
        <w:rPr>
          <w:i/>
          <w:sz w:val="20"/>
          <w:szCs w:val="16"/>
          <w:lang w:val="en-US"/>
        </w:rPr>
        <w:t xml:space="preserve">For the literature research, use your colleagues’ citation lists </w:t>
      </w:r>
      <w:r w:rsidR="008E665D" w:rsidRPr="00D54B0C">
        <w:rPr>
          <w:i/>
          <w:sz w:val="20"/>
          <w:szCs w:val="16"/>
          <w:lang w:val="en-US"/>
        </w:rPr>
        <w:t xml:space="preserve">in the PhD dissertation </w:t>
      </w:r>
      <w:r w:rsidRPr="00D54B0C">
        <w:rPr>
          <w:i/>
          <w:sz w:val="20"/>
          <w:szCs w:val="16"/>
          <w:lang w:val="en-US"/>
        </w:rPr>
        <w:t xml:space="preserve">(read the texts!) </w:t>
      </w:r>
      <w:r w:rsidR="00946E28" w:rsidRPr="00D54B0C">
        <w:rPr>
          <w:i/>
          <w:sz w:val="20"/>
          <w:szCs w:val="16"/>
          <w:lang w:val="en-US"/>
        </w:rPr>
        <w:t>as well as performing</w:t>
      </w:r>
      <w:r w:rsidRPr="00D54B0C">
        <w:rPr>
          <w:i/>
          <w:sz w:val="20"/>
          <w:szCs w:val="16"/>
          <w:lang w:val="en-US"/>
        </w:rPr>
        <w:t xml:space="preserve"> your own </w:t>
      </w:r>
      <w:r w:rsidR="00946E28" w:rsidRPr="00D54B0C">
        <w:rPr>
          <w:i/>
          <w:sz w:val="20"/>
          <w:szCs w:val="16"/>
          <w:lang w:val="en-US"/>
        </w:rPr>
        <w:t xml:space="preserve">free database searches. Correctly and fully </w:t>
      </w:r>
      <w:r w:rsidR="004340CA" w:rsidRPr="00D54B0C">
        <w:rPr>
          <w:i/>
          <w:sz w:val="20"/>
          <w:szCs w:val="16"/>
          <w:lang w:val="en-US"/>
        </w:rPr>
        <w:t xml:space="preserve">understanding how your own work is positioned within the international state of science and technology as well as the institute’s research traditions is an important </w:t>
      </w:r>
      <w:r w:rsidR="00B85705" w:rsidRPr="00D54B0C">
        <w:rPr>
          <w:i/>
          <w:sz w:val="20"/>
          <w:szCs w:val="16"/>
          <w:lang w:val="en-US"/>
        </w:rPr>
        <w:t>element of</w:t>
      </w:r>
      <w:r w:rsidR="004340CA" w:rsidRPr="00D54B0C">
        <w:rPr>
          <w:i/>
          <w:sz w:val="20"/>
          <w:szCs w:val="16"/>
          <w:lang w:val="en-US"/>
        </w:rPr>
        <w:t xml:space="preserve"> </w:t>
      </w:r>
      <w:r w:rsidR="008A4153" w:rsidRPr="00D54B0C">
        <w:rPr>
          <w:i/>
          <w:sz w:val="20"/>
          <w:szCs w:val="16"/>
          <w:lang w:val="en-US"/>
        </w:rPr>
        <w:t xml:space="preserve">high-quality </w:t>
      </w:r>
      <w:r w:rsidR="004340CA" w:rsidRPr="00D54B0C">
        <w:rPr>
          <w:i/>
          <w:sz w:val="20"/>
          <w:szCs w:val="16"/>
          <w:lang w:val="en-US"/>
        </w:rPr>
        <w:t xml:space="preserve">academic work. </w:t>
      </w:r>
    </w:p>
    <w:p w14:paraId="655B9F41" w14:textId="02F2E636" w:rsidR="007E4614" w:rsidRPr="007E4614" w:rsidRDefault="007E4614" w:rsidP="007E4614">
      <w:pPr>
        <w:pStyle w:val="BodyText"/>
        <w:spacing w:line="360" w:lineRule="auto"/>
        <w:rPr>
          <w:iCs/>
          <w:sz w:val="20"/>
          <w:szCs w:val="16"/>
          <w:lang w:val="en-ID"/>
        </w:rPr>
      </w:pPr>
      <w:r w:rsidRPr="007E4614">
        <w:rPr>
          <w:iCs/>
          <w:sz w:val="20"/>
          <w:szCs w:val="16"/>
          <w:lang w:val="en-ID"/>
        </w:rPr>
        <w:t>Hand tracking and gesture recognition have been widely explored in recent years,</w:t>
      </w:r>
      <w:r w:rsidR="00811461">
        <w:rPr>
          <w:iCs/>
          <w:sz w:val="20"/>
          <w:szCs w:val="16"/>
          <w:lang w:val="en-ID"/>
        </w:rPr>
        <w:t xml:space="preserve"> one way is using specialized equipment such as leap motion device [1] or smart gloves [2],</w:t>
      </w:r>
      <w:r w:rsidR="000F6E25">
        <w:rPr>
          <w:iCs/>
          <w:sz w:val="20"/>
          <w:szCs w:val="16"/>
          <w:lang w:val="en-ID"/>
        </w:rPr>
        <w:t xml:space="preserve"> which can provide high accuracy but impractical for widespread use due to their cost and setup complexity.</w:t>
      </w:r>
      <w:r w:rsidRPr="007E4614">
        <w:rPr>
          <w:iCs/>
          <w:sz w:val="20"/>
          <w:szCs w:val="16"/>
          <w:lang w:val="en-ID"/>
        </w:rPr>
        <w:t xml:space="preserve"> Mediapipe</w:t>
      </w:r>
      <w:r w:rsidR="000F6E25">
        <w:rPr>
          <w:iCs/>
          <w:sz w:val="20"/>
          <w:szCs w:val="16"/>
          <w:lang w:val="en-ID"/>
        </w:rPr>
        <w:t>, which</w:t>
      </w:r>
      <w:r w:rsidRPr="007E4614">
        <w:rPr>
          <w:iCs/>
          <w:sz w:val="20"/>
          <w:szCs w:val="16"/>
          <w:lang w:val="en-ID"/>
        </w:rPr>
        <w:t xml:space="preserve"> </w:t>
      </w:r>
      <w:r w:rsidR="000F6E25">
        <w:rPr>
          <w:iCs/>
          <w:sz w:val="20"/>
          <w:szCs w:val="16"/>
          <w:lang w:val="en-ID"/>
        </w:rPr>
        <w:t xml:space="preserve">also </w:t>
      </w:r>
      <w:r w:rsidRPr="007E4614">
        <w:rPr>
          <w:iCs/>
          <w:sz w:val="20"/>
          <w:szCs w:val="16"/>
          <w:lang w:val="en-ID"/>
        </w:rPr>
        <w:t>serving as one of the most adopted frameworks</w:t>
      </w:r>
      <w:r w:rsidR="000F6E25">
        <w:rPr>
          <w:iCs/>
          <w:sz w:val="20"/>
          <w:szCs w:val="16"/>
          <w:lang w:val="en-ID"/>
        </w:rPr>
        <w:t>, can help to provide a more accessible solution to these limitations</w:t>
      </w:r>
      <w:r w:rsidRPr="007E4614">
        <w:rPr>
          <w:iCs/>
          <w:sz w:val="20"/>
          <w:szCs w:val="16"/>
          <w:lang w:val="en-ID"/>
        </w:rPr>
        <w:t xml:space="preserve">. </w:t>
      </w:r>
      <w:r w:rsidR="000F6E25">
        <w:rPr>
          <w:iCs/>
          <w:sz w:val="20"/>
          <w:szCs w:val="16"/>
          <w:lang w:val="en-ID"/>
        </w:rPr>
        <w:t>However, the motion data from MediaPipe contains noise and jitter, motivating s</w:t>
      </w:r>
      <w:r w:rsidRPr="007E4614">
        <w:rPr>
          <w:iCs/>
          <w:sz w:val="20"/>
          <w:szCs w:val="16"/>
          <w:lang w:val="en-ID"/>
        </w:rPr>
        <w:t xml:space="preserve">everal works </w:t>
      </w:r>
      <w:r w:rsidR="000F6E25">
        <w:rPr>
          <w:iCs/>
          <w:sz w:val="20"/>
          <w:szCs w:val="16"/>
          <w:lang w:val="en-ID"/>
        </w:rPr>
        <w:t>to focus</w:t>
      </w:r>
      <w:r w:rsidRPr="007E4614">
        <w:rPr>
          <w:iCs/>
          <w:sz w:val="20"/>
          <w:szCs w:val="16"/>
          <w:lang w:val="en-ID"/>
        </w:rPr>
        <w:t xml:space="preserve"> on improving accuracy through filtering techniques. For instance, Zhang et al. [</w:t>
      </w:r>
      <w:r w:rsidR="008A195B">
        <w:rPr>
          <w:iCs/>
          <w:sz w:val="20"/>
          <w:szCs w:val="16"/>
          <w:lang w:val="en-ID"/>
        </w:rPr>
        <w:t>3</w:t>
      </w:r>
      <w:r w:rsidRPr="007E4614">
        <w:rPr>
          <w:iCs/>
          <w:sz w:val="20"/>
          <w:szCs w:val="16"/>
          <w:lang w:val="en-ID"/>
        </w:rPr>
        <w:t>] applied smoothing and Kalman filtering to MediaPipe outputs to stabilize landmarks for gesture recognition. Similarly, Li et al. [</w:t>
      </w:r>
      <w:r w:rsidR="00AA6810">
        <w:rPr>
          <w:iCs/>
          <w:sz w:val="20"/>
          <w:szCs w:val="16"/>
          <w:lang w:val="en-ID"/>
        </w:rPr>
        <w:t>4</w:t>
      </w:r>
      <w:r w:rsidRPr="007E4614">
        <w:rPr>
          <w:iCs/>
          <w:sz w:val="20"/>
          <w:szCs w:val="16"/>
          <w:lang w:val="en-ID"/>
        </w:rPr>
        <w:t>] presented a comparable application but without detailing the filtering methods used. Other research ha</w:t>
      </w:r>
      <w:r>
        <w:rPr>
          <w:iCs/>
          <w:sz w:val="20"/>
          <w:szCs w:val="16"/>
          <w:lang w:val="en-ID"/>
        </w:rPr>
        <w:t>s</w:t>
      </w:r>
      <w:r w:rsidRPr="007E4614">
        <w:rPr>
          <w:iCs/>
          <w:sz w:val="20"/>
          <w:szCs w:val="16"/>
          <w:lang w:val="en-ID"/>
        </w:rPr>
        <w:t xml:space="preserve"> extended MediaPipe for more immersive experiences, such as the work of Kovács et al. [</w:t>
      </w:r>
      <w:r w:rsidR="00F245CB">
        <w:rPr>
          <w:iCs/>
          <w:sz w:val="20"/>
          <w:szCs w:val="16"/>
          <w:lang w:val="en-ID"/>
        </w:rPr>
        <w:t>5</w:t>
      </w:r>
      <w:r w:rsidRPr="007E4614">
        <w:rPr>
          <w:iCs/>
          <w:sz w:val="20"/>
          <w:szCs w:val="16"/>
          <w:lang w:val="en-ID"/>
        </w:rPr>
        <w:t>], who introduced correction coefficients to enhance motion realism in interactive scenarios. Beyond MediaPipe, some studies have explored the use of multiple sensors combined with Extended Kalman Filters [</w:t>
      </w:r>
      <w:r w:rsidR="00F245CB">
        <w:rPr>
          <w:iCs/>
          <w:sz w:val="20"/>
          <w:szCs w:val="16"/>
          <w:lang w:val="en-ID"/>
        </w:rPr>
        <w:t>6</w:t>
      </w:r>
      <w:r w:rsidRPr="007E4614">
        <w:rPr>
          <w:iCs/>
          <w:sz w:val="20"/>
          <w:szCs w:val="16"/>
          <w:lang w:val="en-ID"/>
        </w:rPr>
        <w:t>], highlighting the general importance of noise reduction and motion stabilization in hand-tracking systems.</w:t>
      </w:r>
    </w:p>
    <w:p w14:paraId="2962EB0B" w14:textId="3C426D46" w:rsidR="007E4614" w:rsidRPr="007E4614" w:rsidRDefault="007E4614" w:rsidP="007E4614">
      <w:pPr>
        <w:pStyle w:val="BodyText"/>
        <w:spacing w:line="360" w:lineRule="auto"/>
        <w:rPr>
          <w:iCs/>
          <w:sz w:val="20"/>
          <w:szCs w:val="16"/>
          <w:lang w:val="en-ID"/>
        </w:rPr>
      </w:pPr>
      <w:r w:rsidRPr="007E4614">
        <w:rPr>
          <w:iCs/>
          <w:sz w:val="20"/>
          <w:szCs w:val="16"/>
          <w:lang w:val="en-ID"/>
        </w:rPr>
        <w:t>MediaPipe has also been applied in real-time monitoring contexts. For example, Chen et al. [</w:t>
      </w:r>
      <w:r w:rsidR="00F245CB">
        <w:rPr>
          <w:iCs/>
          <w:sz w:val="20"/>
          <w:szCs w:val="16"/>
          <w:lang w:val="en-ID"/>
        </w:rPr>
        <w:t>7</w:t>
      </w:r>
      <w:r w:rsidRPr="007E4614">
        <w:rPr>
          <w:iCs/>
          <w:sz w:val="20"/>
          <w:szCs w:val="16"/>
          <w:lang w:val="en-ID"/>
        </w:rPr>
        <w:t>] combined MediaPipe and OpenCV to implement real-time gesture recognition and exercise monitoring, demonstrating its potential in healthcare and rehabilitation. Similarly, Srecharan [</w:t>
      </w:r>
      <w:r w:rsidR="00F245CB">
        <w:rPr>
          <w:iCs/>
          <w:sz w:val="20"/>
          <w:szCs w:val="16"/>
          <w:lang w:val="en-ID"/>
        </w:rPr>
        <w:t>8</w:t>
      </w:r>
      <w:r w:rsidRPr="007E4614">
        <w:rPr>
          <w:iCs/>
          <w:sz w:val="20"/>
          <w:szCs w:val="16"/>
          <w:lang w:val="en-ID"/>
        </w:rPr>
        <w:t>] experimented with MediaPipe-based real-time hand rigging, alth</w:t>
      </w:r>
      <w:r>
        <w:rPr>
          <w:iCs/>
          <w:sz w:val="20"/>
          <w:szCs w:val="16"/>
          <w:lang w:val="en-ID"/>
        </w:rPr>
        <w:t>o</w:t>
      </w:r>
      <w:r w:rsidRPr="007E4614">
        <w:rPr>
          <w:iCs/>
          <w:sz w:val="20"/>
          <w:szCs w:val="16"/>
          <w:lang w:val="en-ID"/>
        </w:rPr>
        <w:t>ugh the focus remained on gesture recognition rather than full-hand visualization accuracy.</w:t>
      </w:r>
    </w:p>
    <w:p w14:paraId="700779D6" w14:textId="3947B3EC" w:rsidR="007E4614" w:rsidRDefault="007E4614" w:rsidP="007E4614">
      <w:pPr>
        <w:pStyle w:val="BodyText"/>
        <w:spacing w:line="360" w:lineRule="auto"/>
        <w:rPr>
          <w:ins w:id="3" w:author="Alexander Robert Craik" w:date="2026-01-09T13:44:00Z" w16du:dateUtc="2026-01-09T12:44:00Z"/>
          <w:iCs/>
          <w:sz w:val="20"/>
          <w:szCs w:val="16"/>
          <w:lang w:val="en-ID"/>
        </w:rPr>
      </w:pPr>
      <w:r w:rsidRPr="007E4614">
        <w:rPr>
          <w:iCs/>
          <w:sz w:val="20"/>
          <w:szCs w:val="16"/>
          <w:lang w:val="en-ID"/>
        </w:rPr>
        <w:t>A smaller set of works have attempted to integrate MediaPipe directly into game engines. The Mediapipe4U plugin [</w:t>
      </w:r>
      <w:r w:rsidR="00F245CB">
        <w:rPr>
          <w:iCs/>
          <w:sz w:val="20"/>
          <w:szCs w:val="16"/>
          <w:lang w:val="en-ID"/>
        </w:rPr>
        <w:t>9</w:t>
      </w:r>
      <w:r w:rsidRPr="007E4614">
        <w:rPr>
          <w:iCs/>
          <w:sz w:val="20"/>
          <w:szCs w:val="16"/>
          <w:lang w:val="en-ID"/>
        </w:rPr>
        <w:t>] enables Unreal Engine users to leverage AI-driven motion capture but does not provide systematic details on filtering or scaling. Likewise, UnityHandTrackingWithMediapipe [</w:t>
      </w:r>
      <w:r w:rsidR="00F245CB">
        <w:rPr>
          <w:iCs/>
          <w:sz w:val="20"/>
          <w:szCs w:val="16"/>
          <w:lang w:val="en-ID"/>
        </w:rPr>
        <w:t>10</w:t>
      </w:r>
      <w:r w:rsidRPr="007E4614">
        <w:rPr>
          <w:iCs/>
          <w:sz w:val="20"/>
          <w:szCs w:val="16"/>
          <w:lang w:val="en-ID"/>
        </w:rPr>
        <w:t>] demonstrates a working integration in Unity, but it lacks documentation on pipeline design, filtering, and inverse kinematics retargeting.</w:t>
      </w:r>
    </w:p>
    <w:p w14:paraId="1A5C0033" w14:textId="102102D0" w:rsidR="005D45C6" w:rsidRPr="007E4614" w:rsidRDefault="005D45C6" w:rsidP="007E4614">
      <w:pPr>
        <w:pStyle w:val="BodyText"/>
        <w:spacing w:line="360" w:lineRule="auto"/>
        <w:rPr>
          <w:iCs/>
          <w:sz w:val="20"/>
          <w:szCs w:val="16"/>
          <w:lang w:val="en-ID"/>
        </w:rPr>
      </w:pPr>
      <w:ins w:id="4" w:author="Alexander Robert Craik" w:date="2026-01-09T13:44:00Z" w16du:dateUtc="2026-01-09T12:44:00Z">
        <w:r>
          <w:rPr>
            <w:iCs/>
            <w:sz w:val="20"/>
            <w:szCs w:val="16"/>
            <w:lang w:val="en-ID"/>
          </w:rPr>
          <w:t>Add a brief summary of how the previous works evaluated t</w:t>
        </w:r>
      </w:ins>
      <w:ins w:id="5" w:author="Alexander Robert Craik" w:date="2026-01-09T13:45:00Z" w16du:dateUtc="2026-01-09T12:45:00Z">
        <w:r>
          <w:rPr>
            <w:iCs/>
            <w:sz w:val="20"/>
            <w:szCs w:val="16"/>
            <w:lang w:val="en-ID"/>
          </w:rPr>
          <w:t>heir pipelines</w:t>
        </w:r>
      </w:ins>
    </w:p>
    <w:p w14:paraId="69D9F8C8" w14:textId="5408A8EA" w:rsidR="007E4614" w:rsidRDefault="007E4614" w:rsidP="007E4614">
      <w:pPr>
        <w:pStyle w:val="BodyText"/>
        <w:spacing w:line="360" w:lineRule="auto"/>
        <w:rPr>
          <w:iCs/>
          <w:sz w:val="20"/>
          <w:szCs w:val="16"/>
          <w:lang w:val="en-ID"/>
        </w:rPr>
      </w:pPr>
      <w:r w:rsidRPr="007E4614">
        <w:rPr>
          <w:iCs/>
          <w:sz w:val="20"/>
          <w:szCs w:val="16"/>
          <w:lang w:val="en-ID"/>
        </w:rPr>
        <w:t xml:space="preserve">In summary, most published works concentrate on </w:t>
      </w:r>
      <w:r w:rsidR="001D3FB8">
        <w:rPr>
          <w:iCs/>
          <w:sz w:val="20"/>
          <w:szCs w:val="16"/>
          <w:lang w:val="en-ID"/>
        </w:rPr>
        <w:t>movement</w:t>
      </w:r>
      <w:r w:rsidRPr="007E4614">
        <w:rPr>
          <w:iCs/>
          <w:sz w:val="20"/>
          <w:szCs w:val="16"/>
          <w:lang w:val="en-ID"/>
        </w:rPr>
        <w:t xml:space="preserve"> recognition and do not explicitly describe a proper setup for real-time hand tracking in Unreal Engine with appropriate filtering, scaling, and retargeting strategies. This leaves a gap in the literature for research focused on stabilizing and optimizing MediaPipe data for realistic visualization in advanced 3D environments such as Unreal Engine, which </w:t>
      </w:r>
      <w:r>
        <w:rPr>
          <w:iCs/>
          <w:sz w:val="20"/>
          <w:szCs w:val="16"/>
          <w:lang w:val="en-ID"/>
        </w:rPr>
        <w:t>is one of the goals of this thesis.</w:t>
      </w:r>
    </w:p>
    <w:p w14:paraId="54F070C2" w14:textId="3A9AA550" w:rsidR="002E3BEA" w:rsidRPr="007768A4" w:rsidRDefault="006F7F2F" w:rsidP="007768A4">
      <w:pPr>
        <w:pStyle w:val="BodyText"/>
        <w:spacing w:line="360" w:lineRule="auto"/>
        <w:rPr>
          <w:iCs/>
          <w:sz w:val="20"/>
          <w:szCs w:val="16"/>
          <w:lang w:val="en-ID"/>
        </w:rPr>
      </w:pPr>
      <w:r>
        <w:rPr>
          <w:iCs/>
          <w:sz w:val="20"/>
          <w:szCs w:val="16"/>
          <w:lang w:val="en-ID"/>
        </w:rPr>
        <w:lastRenderedPageBreak/>
        <w:t xml:space="preserve">Furthermore, this project will also </w:t>
      </w:r>
      <w:r w:rsidR="008F09DD">
        <w:rPr>
          <w:iCs/>
          <w:sz w:val="20"/>
          <w:szCs w:val="16"/>
          <w:lang w:val="en-ID"/>
        </w:rPr>
        <w:t>adopt Unreal Engine 5 as the target environment for generating replayable hand movement via camera recordings. Unreal Engine 5 has been popularly known for its realistic visualization</w:t>
      </w:r>
      <w:r w:rsidR="00C903F3">
        <w:rPr>
          <w:iCs/>
          <w:sz w:val="20"/>
          <w:szCs w:val="16"/>
          <w:lang w:val="en-ID"/>
        </w:rPr>
        <w:t xml:space="preserve">, thanks </w:t>
      </w:r>
      <w:r w:rsidR="008F09DD">
        <w:rPr>
          <w:iCs/>
          <w:sz w:val="20"/>
          <w:szCs w:val="16"/>
          <w:lang w:val="en-ID"/>
        </w:rPr>
        <w:t>to their advanced lighting, material, physics visualization, making it particularly suitable for producing natural-looking and realistic hand movements</w:t>
      </w:r>
      <w:r w:rsidR="00C903F3">
        <w:rPr>
          <w:iCs/>
          <w:sz w:val="20"/>
          <w:szCs w:val="16"/>
          <w:lang w:val="en-ID"/>
        </w:rPr>
        <w:t>. In addition, UE5 also provides us with a realistic human model called Metahuman, improving realism and visual quality.</w:t>
      </w:r>
    </w:p>
    <w:p w14:paraId="2722AFB9" w14:textId="77777777" w:rsidR="002E3BEA" w:rsidRPr="00537DCE" w:rsidRDefault="0039575D" w:rsidP="00C5554A">
      <w:pPr>
        <w:pStyle w:val="Heading2"/>
        <w:numPr>
          <w:ilvl w:val="0"/>
          <w:numId w:val="1"/>
        </w:numPr>
        <w:spacing w:line="360" w:lineRule="auto"/>
        <w:ind w:left="284"/>
        <w:rPr>
          <w:lang w:val="en-US"/>
        </w:rPr>
      </w:pPr>
      <w:r>
        <w:rPr>
          <w:lang w:val="en-US"/>
        </w:rPr>
        <w:t>Objective of your project</w:t>
      </w:r>
    </w:p>
    <w:p w14:paraId="2162BA2A" w14:textId="68591456" w:rsidR="000B2B97" w:rsidRPr="00F77C1B" w:rsidRDefault="00E50B3F" w:rsidP="000B2B97">
      <w:pPr>
        <w:pStyle w:val="BodyText"/>
        <w:spacing w:line="360" w:lineRule="auto"/>
        <w:rPr>
          <w:i/>
          <w:sz w:val="20"/>
          <w:szCs w:val="16"/>
          <w:lang w:val="en-US"/>
        </w:rPr>
      </w:pPr>
      <w:r w:rsidRPr="00D54B0C">
        <w:rPr>
          <w:i/>
          <w:sz w:val="20"/>
          <w:szCs w:val="16"/>
          <w:lang w:val="en-US"/>
        </w:rPr>
        <w:t xml:space="preserve">Demonstrate </w:t>
      </w:r>
      <w:r w:rsidR="004B6E67" w:rsidRPr="00D54B0C">
        <w:rPr>
          <w:i/>
          <w:sz w:val="20"/>
          <w:szCs w:val="16"/>
          <w:lang w:val="en-US"/>
        </w:rPr>
        <w:t>how you</w:t>
      </w:r>
      <w:r w:rsidR="00DB7C65" w:rsidRPr="00D54B0C">
        <w:rPr>
          <w:i/>
          <w:sz w:val="20"/>
          <w:szCs w:val="16"/>
          <w:lang w:val="en-US"/>
        </w:rPr>
        <w:t xml:space="preserve"> plan to proceed with your scientific project to achieve the goal.</w:t>
      </w:r>
      <w:r w:rsidR="004B6E67" w:rsidRPr="00D54B0C">
        <w:rPr>
          <w:i/>
          <w:sz w:val="20"/>
          <w:szCs w:val="16"/>
          <w:lang w:val="en-US"/>
        </w:rPr>
        <w:t xml:space="preserve"> </w:t>
      </w:r>
      <w:r w:rsidR="00DB7C65" w:rsidRPr="00D54B0C">
        <w:rPr>
          <w:i/>
          <w:sz w:val="20"/>
          <w:szCs w:val="16"/>
          <w:lang w:val="en-US"/>
        </w:rPr>
        <w:t xml:space="preserve">Show the </w:t>
      </w:r>
      <w:r w:rsidR="00253CF3" w:rsidRPr="00D54B0C">
        <w:rPr>
          <w:i/>
          <w:sz w:val="20"/>
          <w:szCs w:val="16"/>
          <w:lang w:val="en-US"/>
        </w:rPr>
        <w:t xml:space="preserve">chosen </w:t>
      </w:r>
      <w:r w:rsidR="00DB7C65" w:rsidRPr="00D54B0C">
        <w:rPr>
          <w:i/>
          <w:sz w:val="20"/>
          <w:szCs w:val="16"/>
          <w:lang w:val="en-US"/>
        </w:rPr>
        <w:t xml:space="preserve">procedure and the selected </w:t>
      </w:r>
      <w:r w:rsidR="00253CF3" w:rsidRPr="00D54B0C">
        <w:rPr>
          <w:i/>
          <w:sz w:val="20"/>
          <w:szCs w:val="16"/>
          <w:lang w:val="en-US"/>
        </w:rPr>
        <w:t xml:space="preserve">examination </w:t>
      </w:r>
      <w:r w:rsidR="00DB7C65" w:rsidRPr="00D54B0C">
        <w:rPr>
          <w:i/>
          <w:sz w:val="20"/>
          <w:szCs w:val="16"/>
          <w:lang w:val="en-US"/>
        </w:rPr>
        <w:t>methods.</w:t>
      </w:r>
      <w:r w:rsidRPr="00D54B0C">
        <w:rPr>
          <w:i/>
          <w:sz w:val="20"/>
          <w:szCs w:val="16"/>
          <w:lang w:val="en-US"/>
        </w:rPr>
        <w:t xml:space="preserve"> </w:t>
      </w:r>
      <w:r w:rsidR="0039575D" w:rsidRPr="00D54B0C">
        <w:rPr>
          <w:i/>
          <w:sz w:val="20"/>
          <w:szCs w:val="16"/>
          <w:lang w:val="en-US"/>
        </w:rPr>
        <w:t>Describe the aspects/areas in which your contribution will go beyond the state of technology described above.</w:t>
      </w:r>
      <w:r w:rsidR="00D62087" w:rsidRPr="00D54B0C">
        <w:rPr>
          <w:i/>
          <w:sz w:val="20"/>
          <w:szCs w:val="16"/>
          <w:lang w:val="en-US"/>
        </w:rPr>
        <w:t xml:space="preserve"> </w:t>
      </w:r>
      <w:r w:rsidR="0021247A">
        <w:rPr>
          <w:iCs/>
          <w:sz w:val="20"/>
          <w:szCs w:val="20"/>
          <w:u w:val="single"/>
          <w:lang w:val="en-GB"/>
        </w:rPr>
        <w:br/>
      </w:r>
      <w:r w:rsidR="0021247A">
        <w:rPr>
          <w:iCs/>
          <w:sz w:val="20"/>
          <w:szCs w:val="20"/>
          <w:lang w:val="en-GB"/>
        </w:rPr>
        <w:t>This thesis aims to develop a complete end to end pipeline</w:t>
      </w:r>
      <w:r w:rsidR="001179A5">
        <w:rPr>
          <w:iCs/>
          <w:sz w:val="20"/>
          <w:szCs w:val="20"/>
          <w:lang w:val="en-GB"/>
        </w:rPr>
        <w:t xml:space="preserve"> that allows people with no prior knowledge of game engine animation systems to produce high-quality hand gesture instruction animations from a recorded motion video. To achieve this, there are several steps that need to</w:t>
      </w:r>
      <w:r w:rsidR="000B2B97">
        <w:rPr>
          <w:iCs/>
          <w:sz w:val="20"/>
          <w:szCs w:val="20"/>
          <w:lang w:val="en-GB"/>
        </w:rPr>
        <w:t xml:space="preserve"> be processed:</w:t>
      </w:r>
    </w:p>
    <w:p w14:paraId="471F0845" w14:textId="7331933D" w:rsidR="000B2B97" w:rsidRDefault="000B2B97" w:rsidP="000B2B97">
      <w:pPr>
        <w:pStyle w:val="BodyText"/>
        <w:numPr>
          <w:ilvl w:val="0"/>
          <w:numId w:val="3"/>
        </w:numPr>
        <w:spacing w:line="360" w:lineRule="auto"/>
        <w:rPr>
          <w:iCs/>
          <w:sz w:val="20"/>
          <w:szCs w:val="20"/>
          <w:lang w:val="en-GB"/>
        </w:rPr>
      </w:pPr>
      <w:r>
        <w:rPr>
          <w:iCs/>
          <w:sz w:val="20"/>
          <w:szCs w:val="20"/>
          <w:u w:val="single"/>
          <w:lang w:val="en-GB"/>
        </w:rPr>
        <w:t>Establish MediaPipe Data Extraction</w:t>
      </w:r>
      <w:r>
        <w:rPr>
          <w:iCs/>
          <w:sz w:val="20"/>
          <w:szCs w:val="20"/>
          <w:u w:val="single"/>
          <w:lang w:val="en-GB"/>
        </w:rPr>
        <w:br/>
      </w:r>
      <w:r w:rsidR="00752BAB">
        <w:rPr>
          <w:iCs/>
          <w:sz w:val="20"/>
          <w:szCs w:val="20"/>
          <w:lang w:val="en-GB"/>
        </w:rPr>
        <w:t>Write a</w:t>
      </w:r>
      <w:r>
        <w:rPr>
          <w:iCs/>
          <w:sz w:val="20"/>
          <w:szCs w:val="20"/>
          <w:lang w:val="en-GB"/>
        </w:rPr>
        <w:t xml:space="preserve"> python script to capture videos using standard webcam, </w:t>
      </w:r>
      <w:r w:rsidR="00752BAB">
        <w:rPr>
          <w:iCs/>
          <w:sz w:val="20"/>
          <w:szCs w:val="20"/>
          <w:lang w:val="en-GB"/>
        </w:rPr>
        <w:t>then</w:t>
      </w:r>
      <w:r>
        <w:rPr>
          <w:iCs/>
          <w:sz w:val="20"/>
          <w:szCs w:val="20"/>
          <w:lang w:val="en-GB"/>
        </w:rPr>
        <w:t xml:space="preserve"> extract the 21 landmarks data</w:t>
      </w:r>
      <w:r w:rsidR="001179A5" w:rsidRPr="000B2B97">
        <w:rPr>
          <w:iCs/>
          <w:sz w:val="20"/>
          <w:szCs w:val="20"/>
          <w:lang w:val="en-GB"/>
        </w:rPr>
        <w:t xml:space="preserve"> </w:t>
      </w:r>
      <w:r>
        <w:rPr>
          <w:iCs/>
          <w:sz w:val="20"/>
          <w:szCs w:val="20"/>
          <w:lang w:val="en-GB"/>
        </w:rPr>
        <w:t xml:space="preserve">per frame using MediaPipe Hands API (docs: </w:t>
      </w:r>
      <w:hyperlink r:id="rId7" w:history="1">
        <w:r w:rsidRPr="00A31D7F">
          <w:rPr>
            <w:rStyle w:val="Hyperlink"/>
            <w:iCs/>
            <w:sz w:val="20"/>
            <w:szCs w:val="20"/>
            <w:lang w:val="en-GB"/>
          </w:rPr>
          <w:t>https://mediapipe.readthedocs.io/en/latest/solutions/hands.html</w:t>
        </w:r>
      </w:hyperlink>
      <w:r>
        <w:rPr>
          <w:iCs/>
          <w:sz w:val="20"/>
          <w:szCs w:val="20"/>
          <w:lang w:val="en-GB"/>
        </w:rPr>
        <w:t>)</w:t>
      </w:r>
      <w:r w:rsidR="00752BAB">
        <w:rPr>
          <w:iCs/>
          <w:sz w:val="20"/>
          <w:szCs w:val="20"/>
          <w:lang w:val="en-GB"/>
        </w:rPr>
        <w:t>.</w:t>
      </w:r>
      <w:r w:rsidR="00526E88">
        <w:rPr>
          <w:iCs/>
          <w:sz w:val="20"/>
          <w:szCs w:val="20"/>
          <w:lang w:val="en-GB"/>
        </w:rPr>
        <w:t xml:space="preserve"> </w:t>
      </w:r>
      <w:commentRangeStart w:id="6"/>
      <w:r w:rsidR="00526E88">
        <w:rPr>
          <w:iCs/>
          <w:sz w:val="20"/>
          <w:szCs w:val="20"/>
          <w:lang w:val="en-GB"/>
        </w:rPr>
        <w:t xml:space="preserve">Also, analyze confidence scores per landmark to identify detection reliability. </w:t>
      </w:r>
      <w:commentRangeEnd w:id="6"/>
      <w:r w:rsidR="000B5E54">
        <w:rPr>
          <w:rStyle w:val="CommentReference"/>
        </w:rPr>
        <w:commentReference w:id="6"/>
      </w:r>
      <w:r w:rsidR="00752BAB">
        <w:rPr>
          <w:iCs/>
          <w:sz w:val="20"/>
          <w:szCs w:val="20"/>
          <w:lang w:val="en-GB"/>
        </w:rPr>
        <w:br/>
        <w:t xml:space="preserve">Wrist: 1 landmark </w:t>
      </w:r>
      <w:commentRangeStart w:id="7"/>
      <w:r w:rsidR="00752BAB">
        <w:rPr>
          <w:iCs/>
          <w:sz w:val="20"/>
          <w:szCs w:val="20"/>
          <w:lang w:val="en-GB"/>
        </w:rPr>
        <w:t>root</w:t>
      </w:r>
      <w:commentRangeEnd w:id="7"/>
      <w:r w:rsidR="000B5E54">
        <w:rPr>
          <w:rStyle w:val="CommentReference"/>
        </w:rPr>
        <w:commentReference w:id="7"/>
      </w:r>
      <w:r w:rsidR="00752BAB">
        <w:rPr>
          <w:iCs/>
          <w:sz w:val="20"/>
          <w:szCs w:val="20"/>
          <w:lang w:val="en-GB"/>
        </w:rPr>
        <w:br/>
        <w:t>Thumb, Index Finger, Middle Finger, Ring Finger, Pinky Finger: each 4 landmarks</w:t>
      </w:r>
    </w:p>
    <w:p w14:paraId="4FC57761" w14:textId="00771A6E" w:rsidR="00101EFB" w:rsidRDefault="000B2B97" w:rsidP="000B2B97">
      <w:pPr>
        <w:pStyle w:val="BodyText"/>
        <w:numPr>
          <w:ilvl w:val="0"/>
          <w:numId w:val="3"/>
        </w:numPr>
        <w:spacing w:line="360" w:lineRule="auto"/>
        <w:rPr>
          <w:iCs/>
          <w:sz w:val="20"/>
          <w:szCs w:val="20"/>
          <w:lang w:val="en-GB"/>
        </w:rPr>
      </w:pPr>
      <w:r>
        <w:rPr>
          <w:iCs/>
          <w:sz w:val="20"/>
          <w:szCs w:val="20"/>
          <w:u w:val="single"/>
          <w:lang w:val="en-GB"/>
        </w:rPr>
        <w:t>Data Filtering</w:t>
      </w:r>
      <w:r>
        <w:rPr>
          <w:iCs/>
          <w:sz w:val="20"/>
          <w:szCs w:val="20"/>
          <w:lang w:val="en-GB"/>
        </w:rPr>
        <w:br/>
      </w:r>
      <w:r w:rsidR="00A25E47">
        <w:rPr>
          <w:iCs/>
          <w:sz w:val="20"/>
          <w:szCs w:val="20"/>
          <w:lang w:val="en-GB"/>
        </w:rPr>
        <w:t xml:space="preserve">Investigate several filtering methods with Python: </w:t>
      </w:r>
      <w:ins w:id="8" w:author="Alexander Robert Craik" w:date="2026-01-09T13:41:00Z" w16du:dateUtc="2026-01-09T12:41:00Z">
        <w:r w:rsidR="005D45C6">
          <w:rPr>
            <w:iCs/>
            <w:sz w:val="20"/>
            <w:szCs w:val="20"/>
            <w:lang w:val="en-GB"/>
          </w:rPr>
          <w:t xml:space="preserve">such as </w:t>
        </w:r>
      </w:ins>
      <w:commentRangeStart w:id="9"/>
      <w:r w:rsidR="00A25E47">
        <w:rPr>
          <w:iCs/>
          <w:sz w:val="20"/>
          <w:szCs w:val="20"/>
          <w:lang w:val="en-GB"/>
        </w:rPr>
        <w:t>Kalman filter</w:t>
      </w:r>
      <w:ins w:id="10" w:author="Alexander Robert Craik" w:date="2026-01-09T13:41:00Z" w16du:dateUtc="2026-01-09T12:41:00Z">
        <w:r w:rsidR="005D45C6">
          <w:rPr>
            <w:iCs/>
            <w:sz w:val="20"/>
            <w:szCs w:val="20"/>
            <w:lang w:val="en-GB"/>
          </w:rPr>
          <w:t>s</w:t>
        </w:r>
      </w:ins>
      <w:r w:rsidR="00A25E47">
        <w:rPr>
          <w:iCs/>
          <w:sz w:val="20"/>
          <w:szCs w:val="20"/>
          <w:lang w:val="en-GB"/>
        </w:rPr>
        <w:t>, One Euro filter (adaptive low pass filter), Exponential Moving Average (fixed low pass filter), Temporal Filtering</w:t>
      </w:r>
      <w:commentRangeEnd w:id="9"/>
      <w:r w:rsidR="000B5E54">
        <w:rPr>
          <w:rStyle w:val="CommentReference"/>
        </w:rPr>
        <w:commentReference w:id="9"/>
      </w:r>
      <w:r w:rsidR="00A25E47">
        <w:rPr>
          <w:iCs/>
          <w:sz w:val="20"/>
          <w:szCs w:val="20"/>
          <w:lang w:val="en-GB"/>
        </w:rPr>
        <w:t>.</w:t>
      </w:r>
      <w:r w:rsidR="00101EFB">
        <w:rPr>
          <w:iCs/>
          <w:sz w:val="20"/>
          <w:szCs w:val="20"/>
          <w:lang w:val="en-GB"/>
        </w:rPr>
        <w:t xml:space="preserve"> Then we need to find the one that </w:t>
      </w:r>
      <w:commentRangeStart w:id="11"/>
      <w:r w:rsidR="00101EFB">
        <w:rPr>
          <w:iCs/>
          <w:sz w:val="20"/>
          <w:szCs w:val="20"/>
          <w:lang w:val="en-GB"/>
        </w:rPr>
        <w:t>looks the best</w:t>
      </w:r>
      <w:commentRangeEnd w:id="11"/>
      <w:r w:rsidR="000B5E54">
        <w:rPr>
          <w:rStyle w:val="CommentReference"/>
        </w:rPr>
        <w:commentReference w:id="11"/>
      </w:r>
      <w:r w:rsidR="00101EFB">
        <w:rPr>
          <w:iCs/>
          <w:sz w:val="20"/>
          <w:szCs w:val="20"/>
          <w:lang w:val="en-GB"/>
        </w:rPr>
        <w:t>.</w:t>
      </w:r>
    </w:p>
    <w:p w14:paraId="61A3AB05" w14:textId="53130D88" w:rsidR="002A325C" w:rsidRPr="002A325C" w:rsidRDefault="00101EFB" w:rsidP="002A325C">
      <w:pPr>
        <w:pStyle w:val="BodyText"/>
        <w:numPr>
          <w:ilvl w:val="0"/>
          <w:numId w:val="3"/>
        </w:numPr>
        <w:spacing w:line="360" w:lineRule="auto"/>
        <w:rPr>
          <w:iCs/>
          <w:sz w:val="20"/>
          <w:szCs w:val="20"/>
          <w:lang w:val="en-GB"/>
        </w:rPr>
      </w:pPr>
      <w:r>
        <w:rPr>
          <w:iCs/>
          <w:sz w:val="20"/>
          <w:szCs w:val="20"/>
          <w:u w:val="single"/>
          <w:lang w:val="en-GB"/>
        </w:rPr>
        <w:t>Implement Rigging System for Humanoid Model</w:t>
      </w:r>
      <w:r>
        <w:rPr>
          <w:iCs/>
          <w:sz w:val="20"/>
          <w:szCs w:val="20"/>
          <w:lang w:val="en-GB"/>
        </w:rPr>
        <w:br/>
        <w:t xml:space="preserve">In Unreal Engine, </w:t>
      </w:r>
      <w:commentRangeStart w:id="12"/>
      <w:r>
        <w:rPr>
          <w:iCs/>
          <w:sz w:val="20"/>
          <w:szCs w:val="20"/>
          <w:lang w:val="en-GB"/>
        </w:rPr>
        <w:t xml:space="preserve">we need to setup </w:t>
      </w:r>
      <w:commentRangeEnd w:id="12"/>
      <w:r w:rsidR="000B5E54">
        <w:rPr>
          <w:rStyle w:val="CommentReference"/>
        </w:rPr>
        <w:commentReference w:id="12"/>
      </w:r>
      <w:r>
        <w:rPr>
          <w:iCs/>
          <w:sz w:val="20"/>
          <w:szCs w:val="20"/>
          <w:lang w:val="en-GB"/>
        </w:rPr>
        <w:t>control rig and find the best IK solver because Unreal provides several IK solvers, such as TwoBoneIK, Full Body IK</w:t>
      </w:r>
      <w:r w:rsidR="002A325C">
        <w:rPr>
          <w:iCs/>
          <w:sz w:val="20"/>
          <w:szCs w:val="20"/>
          <w:lang w:val="en-GB"/>
        </w:rPr>
        <w:t xml:space="preserve"> (FBIK)</w:t>
      </w:r>
      <w:r>
        <w:rPr>
          <w:iCs/>
          <w:sz w:val="20"/>
          <w:szCs w:val="20"/>
          <w:lang w:val="en-GB"/>
        </w:rPr>
        <w:t>, FABRIK</w:t>
      </w:r>
      <w:r>
        <w:rPr>
          <w:iCs/>
          <w:color w:val="EE0000"/>
          <w:sz w:val="20"/>
          <w:szCs w:val="20"/>
          <w:lang w:val="en-GB"/>
        </w:rPr>
        <w:t xml:space="preserve">. </w:t>
      </w:r>
      <w:commentRangeStart w:id="13"/>
      <w:r>
        <w:rPr>
          <w:iCs/>
          <w:sz w:val="20"/>
          <w:szCs w:val="20"/>
          <w:lang w:val="en-GB"/>
        </w:rPr>
        <w:t>Then we need to verify joint constraints and endpoint accuracy.</w:t>
      </w:r>
      <w:commentRangeEnd w:id="13"/>
      <w:r w:rsidR="000B5E54">
        <w:rPr>
          <w:rStyle w:val="CommentReference"/>
        </w:rPr>
        <w:commentReference w:id="13"/>
      </w:r>
      <w:r w:rsidR="002A325C">
        <w:rPr>
          <w:iCs/>
          <w:sz w:val="20"/>
          <w:szCs w:val="20"/>
          <w:lang w:val="en-GB"/>
        </w:rPr>
        <w:br/>
      </w:r>
      <w:r w:rsidR="002A325C" w:rsidRPr="002A325C">
        <w:rPr>
          <w:b/>
          <w:bCs/>
          <w:iCs/>
          <w:sz w:val="20"/>
          <w:szCs w:val="20"/>
          <w:lang w:val="en-GB"/>
        </w:rPr>
        <w:t>TwoBoneIK</w:t>
      </w:r>
      <w:r w:rsidR="002A325C">
        <w:rPr>
          <w:iCs/>
          <w:sz w:val="20"/>
          <w:szCs w:val="20"/>
          <w:lang w:val="en-GB"/>
        </w:rPr>
        <w:t>: IK solver for three-joint chains, consist of root joint, intermediate joint, end effector, it computes joint rotations using triangle geometry.</w:t>
      </w:r>
      <w:r w:rsidR="002A325C">
        <w:rPr>
          <w:iCs/>
          <w:sz w:val="20"/>
          <w:szCs w:val="20"/>
          <w:lang w:val="en-GB"/>
        </w:rPr>
        <w:br/>
      </w:r>
      <w:r w:rsidR="002A325C">
        <w:rPr>
          <w:b/>
          <w:bCs/>
          <w:iCs/>
          <w:sz w:val="20"/>
          <w:szCs w:val="20"/>
          <w:lang w:val="en-GB"/>
        </w:rPr>
        <w:t>Full Body IK</w:t>
      </w:r>
      <w:r w:rsidR="002A325C">
        <w:rPr>
          <w:iCs/>
          <w:sz w:val="20"/>
          <w:szCs w:val="20"/>
          <w:lang w:val="en-GB"/>
        </w:rPr>
        <w:t xml:space="preserve">: solving IK across the entire selected skeleton parts simultaneously </w:t>
      </w:r>
      <w:r w:rsidR="00993468">
        <w:rPr>
          <w:iCs/>
          <w:sz w:val="20"/>
          <w:szCs w:val="20"/>
          <w:lang w:val="en-GB"/>
        </w:rPr>
        <w:t>and optimize it to satisfy all constraints.</w:t>
      </w:r>
      <w:r w:rsidR="00993468">
        <w:rPr>
          <w:iCs/>
          <w:sz w:val="20"/>
          <w:szCs w:val="20"/>
          <w:lang w:val="en-GB"/>
        </w:rPr>
        <w:br/>
      </w:r>
      <w:r w:rsidR="00993468">
        <w:rPr>
          <w:b/>
          <w:bCs/>
          <w:iCs/>
          <w:sz w:val="20"/>
          <w:szCs w:val="20"/>
          <w:lang w:val="en-GB"/>
        </w:rPr>
        <w:t>FABRIK</w:t>
      </w:r>
      <w:r w:rsidR="00993468">
        <w:rPr>
          <w:iCs/>
          <w:sz w:val="20"/>
          <w:szCs w:val="20"/>
          <w:lang w:val="en-GB"/>
        </w:rPr>
        <w:t>: Forward and Backward Reaching Inverse Kinematics, works iteratively by manipulating joint positions directly, rather than joint angles.</w:t>
      </w:r>
    </w:p>
    <w:p w14:paraId="589DC851" w14:textId="77777777" w:rsidR="00752BAB" w:rsidRDefault="00752BAB" w:rsidP="00752BAB">
      <w:pPr>
        <w:pStyle w:val="BodyText"/>
        <w:numPr>
          <w:ilvl w:val="0"/>
          <w:numId w:val="3"/>
        </w:numPr>
        <w:spacing w:line="360" w:lineRule="auto"/>
        <w:rPr>
          <w:iCs/>
          <w:sz w:val="20"/>
          <w:szCs w:val="20"/>
          <w:lang w:val="en-GB"/>
        </w:rPr>
      </w:pPr>
      <w:r>
        <w:rPr>
          <w:iCs/>
          <w:sz w:val="20"/>
          <w:szCs w:val="20"/>
          <w:u w:val="single"/>
          <w:lang w:val="en-GB"/>
        </w:rPr>
        <w:t>Integrate All Components into Pipeline</w:t>
      </w:r>
      <w:r>
        <w:rPr>
          <w:iCs/>
          <w:sz w:val="20"/>
          <w:szCs w:val="20"/>
          <w:lang w:val="en-GB"/>
        </w:rPr>
        <w:br/>
      </w:r>
      <w:commentRangeStart w:id="14"/>
      <w:r>
        <w:rPr>
          <w:iCs/>
          <w:sz w:val="20"/>
          <w:szCs w:val="20"/>
          <w:lang w:val="en-GB"/>
        </w:rPr>
        <w:t xml:space="preserve">Basically we combine all the stuff, </w:t>
      </w:r>
      <w:commentRangeEnd w:id="14"/>
      <w:r w:rsidR="000B5E54">
        <w:rPr>
          <w:rStyle w:val="CommentReference"/>
        </w:rPr>
        <w:commentReference w:id="14"/>
      </w:r>
      <w:r>
        <w:rPr>
          <w:iCs/>
          <w:sz w:val="20"/>
          <w:szCs w:val="20"/>
          <w:lang w:val="en-GB"/>
        </w:rPr>
        <w:t>from extracting and filtering MediaPipe data using Python script, after that, we put it in a csv file and then Unreal Engine will try to read that csv file and then show the animation as accurate as possible with a proper IK setup.</w:t>
      </w:r>
    </w:p>
    <w:p w14:paraId="64153727" w14:textId="25DEF526" w:rsidR="002E3BEA" w:rsidRPr="00752BAB" w:rsidRDefault="00752BAB" w:rsidP="00752BAB">
      <w:pPr>
        <w:pStyle w:val="BodyText"/>
        <w:numPr>
          <w:ilvl w:val="0"/>
          <w:numId w:val="3"/>
        </w:numPr>
        <w:spacing w:line="360" w:lineRule="auto"/>
        <w:rPr>
          <w:iCs/>
          <w:sz w:val="20"/>
          <w:szCs w:val="20"/>
          <w:lang w:val="en-GB"/>
        </w:rPr>
      </w:pPr>
      <w:r>
        <w:rPr>
          <w:iCs/>
          <w:sz w:val="20"/>
          <w:szCs w:val="20"/>
          <w:u w:val="single"/>
          <w:lang w:val="en-GB"/>
        </w:rPr>
        <w:lastRenderedPageBreak/>
        <w:t xml:space="preserve">Validate Pipeline </w:t>
      </w:r>
      <w:r>
        <w:rPr>
          <w:iCs/>
          <w:sz w:val="20"/>
          <w:szCs w:val="20"/>
          <w:lang w:val="en-GB"/>
        </w:rPr>
        <w:br/>
      </w:r>
      <w:commentRangeStart w:id="15"/>
      <w:r w:rsidR="00A17074">
        <w:rPr>
          <w:iCs/>
          <w:sz w:val="20"/>
          <w:szCs w:val="20"/>
          <w:lang w:val="en-GB"/>
        </w:rPr>
        <w:t>Evaluate jitter reduction, accuracy, filtering computational speed</w:t>
      </w:r>
      <w:commentRangeEnd w:id="15"/>
      <w:r w:rsidR="000B5E54">
        <w:rPr>
          <w:rStyle w:val="CommentReference"/>
        </w:rPr>
        <w:commentReference w:id="15"/>
      </w:r>
      <w:r w:rsidR="00A17074">
        <w:rPr>
          <w:iCs/>
          <w:sz w:val="20"/>
          <w:szCs w:val="20"/>
          <w:lang w:val="en-GB"/>
        </w:rPr>
        <w:t>. Document edge cases where pipeline fails for example gesture too fast, unsuitable lighting condition, hand partially hidden.</w:t>
      </w:r>
      <w:r w:rsidR="002E3BEA" w:rsidRPr="00752BAB">
        <w:rPr>
          <w:i/>
          <w:sz w:val="20"/>
          <w:szCs w:val="20"/>
          <w:u w:val="single"/>
          <w:lang w:val="en-GB"/>
        </w:rPr>
        <w:br w:type="page"/>
      </w:r>
    </w:p>
    <w:p w14:paraId="1CF1B5B3" w14:textId="77777777" w:rsidR="002E3BEA" w:rsidRPr="00537DCE" w:rsidRDefault="0039575D" w:rsidP="00C5554A">
      <w:pPr>
        <w:pStyle w:val="Heading2"/>
        <w:numPr>
          <w:ilvl w:val="0"/>
          <w:numId w:val="1"/>
        </w:numPr>
        <w:spacing w:line="360" w:lineRule="auto"/>
        <w:ind w:left="284"/>
        <w:rPr>
          <w:lang w:val="en-US"/>
        </w:rPr>
      </w:pPr>
      <w:r>
        <w:rPr>
          <w:lang w:val="en-US"/>
        </w:rPr>
        <w:lastRenderedPageBreak/>
        <w:t xml:space="preserve">Work </w:t>
      </w:r>
      <w:r w:rsidR="002E3BEA" w:rsidRPr="00537DCE">
        <w:rPr>
          <w:lang w:val="en-US"/>
        </w:rPr>
        <w:t xml:space="preserve">plan, </w:t>
      </w:r>
      <w:r>
        <w:rPr>
          <w:lang w:val="en-US"/>
        </w:rPr>
        <w:t>necessary resources</w:t>
      </w:r>
    </w:p>
    <w:p w14:paraId="550024D3" w14:textId="77777777" w:rsidR="00D6079A" w:rsidRDefault="0039575D" w:rsidP="00C5554A">
      <w:pPr>
        <w:pStyle w:val="BodyText"/>
        <w:spacing w:line="360" w:lineRule="auto"/>
        <w:rPr>
          <w:i/>
          <w:sz w:val="20"/>
          <w:szCs w:val="16"/>
          <w:lang w:val="en-US"/>
        </w:rPr>
      </w:pPr>
      <w:r w:rsidRPr="00D54B0C">
        <w:rPr>
          <w:i/>
          <w:sz w:val="20"/>
          <w:szCs w:val="16"/>
          <w:lang w:val="en-US"/>
        </w:rPr>
        <w:t xml:space="preserve">Try to create a timeframe for your </w:t>
      </w:r>
      <w:r w:rsidR="007F2D1E" w:rsidRPr="00D54B0C">
        <w:rPr>
          <w:i/>
          <w:sz w:val="20"/>
          <w:szCs w:val="16"/>
          <w:lang w:val="en-US"/>
        </w:rPr>
        <w:t>thesis</w:t>
      </w:r>
      <w:r w:rsidRPr="00D54B0C">
        <w:rPr>
          <w:i/>
          <w:sz w:val="20"/>
          <w:szCs w:val="16"/>
          <w:lang w:val="en-US"/>
        </w:rPr>
        <w:t xml:space="preserve"> now. </w:t>
      </w:r>
      <w:r w:rsidR="00253CF3" w:rsidRPr="00D54B0C">
        <w:rPr>
          <w:i/>
          <w:sz w:val="20"/>
          <w:szCs w:val="16"/>
          <w:lang w:val="en-US"/>
        </w:rPr>
        <w:t>Consider by what time frame and conditions you are bound and where you are dependent on your supervisor.</w:t>
      </w:r>
      <w:r w:rsidR="00FB442E" w:rsidRPr="00D54B0C">
        <w:rPr>
          <w:i/>
          <w:sz w:val="20"/>
          <w:szCs w:val="16"/>
          <w:lang w:val="en-US"/>
        </w:rPr>
        <w:t xml:space="preserve"> To demonstrate your working plan </w:t>
      </w:r>
      <w:r w:rsidR="00312DCF" w:rsidRPr="00D54B0C">
        <w:rPr>
          <w:i/>
          <w:sz w:val="20"/>
          <w:szCs w:val="16"/>
          <w:lang w:val="en-US"/>
        </w:rPr>
        <w:t>create a “Gantt chart</w:t>
      </w:r>
      <w:r w:rsidRPr="00D54B0C">
        <w:rPr>
          <w:i/>
          <w:sz w:val="20"/>
          <w:szCs w:val="16"/>
          <w:lang w:val="en-US"/>
        </w:rPr>
        <w:t>”</w:t>
      </w:r>
      <w:r w:rsidR="00312DCF" w:rsidRPr="00D54B0C">
        <w:rPr>
          <w:i/>
          <w:sz w:val="20"/>
          <w:szCs w:val="16"/>
          <w:lang w:val="en-US"/>
        </w:rPr>
        <w:t>.</w:t>
      </w:r>
      <w:r w:rsidR="00312DCF" w:rsidRPr="00D54B0C">
        <w:rPr>
          <w:i/>
          <w:sz w:val="20"/>
          <w:szCs w:val="16"/>
          <w:lang w:val="en-US"/>
        </w:rPr>
        <w:br/>
      </w:r>
      <w:r w:rsidRPr="00D54B0C">
        <w:rPr>
          <w:i/>
          <w:sz w:val="20"/>
          <w:szCs w:val="16"/>
          <w:lang w:val="en-US"/>
        </w:rPr>
        <w:t xml:space="preserve">Describe which methods you will use to test </w:t>
      </w:r>
      <w:r w:rsidR="00312DCF" w:rsidRPr="00D54B0C">
        <w:rPr>
          <w:i/>
          <w:sz w:val="20"/>
          <w:szCs w:val="16"/>
          <w:lang w:val="en-US"/>
        </w:rPr>
        <w:t>your</w:t>
      </w:r>
      <w:r w:rsidRPr="00D54B0C">
        <w:rPr>
          <w:i/>
          <w:sz w:val="20"/>
          <w:szCs w:val="16"/>
          <w:lang w:val="en-US"/>
        </w:rPr>
        <w:t xml:space="preserve"> statements and why these methods are especially suitable. Describe which resources</w:t>
      </w:r>
      <w:r w:rsidR="00312DCF" w:rsidRPr="00D54B0C">
        <w:rPr>
          <w:i/>
          <w:sz w:val="20"/>
          <w:szCs w:val="16"/>
          <w:lang w:val="en-US"/>
        </w:rPr>
        <w:t xml:space="preserve"> (e.g.</w:t>
      </w:r>
      <w:r w:rsidR="00A901D4" w:rsidRPr="00D54B0C">
        <w:rPr>
          <w:i/>
          <w:sz w:val="20"/>
          <w:szCs w:val="16"/>
          <w:lang w:val="en-US"/>
        </w:rPr>
        <w:t xml:space="preserve"> experimental resources</w:t>
      </w:r>
      <w:r w:rsidR="00312DCF" w:rsidRPr="00D54B0C">
        <w:rPr>
          <w:i/>
          <w:sz w:val="20"/>
          <w:szCs w:val="16"/>
          <w:lang w:val="en-US"/>
        </w:rPr>
        <w:t>)</w:t>
      </w:r>
      <w:r w:rsidR="00A901D4" w:rsidRPr="00D54B0C">
        <w:rPr>
          <w:i/>
          <w:sz w:val="20"/>
          <w:szCs w:val="16"/>
          <w:lang w:val="en-US"/>
        </w:rPr>
        <w:t xml:space="preserve"> you will need for your task.</w:t>
      </w:r>
    </w:p>
    <w:p w14:paraId="081A3C4B" w14:textId="77777777" w:rsidR="00D6079A" w:rsidRDefault="00D6079A" w:rsidP="00C5554A">
      <w:pPr>
        <w:pStyle w:val="BodyText"/>
        <w:spacing w:line="360" w:lineRule="auto"/>
        <w:rPr>
          <w:iCs/>
          <w:sz w:val="20"/>
          <w:szCs w:val="16"/>
          <w:lang w:val="en-US"/>
        </w:rPr>
      </w:pPr>
      <w:commentRangeStart w:id="16"/>
      <w:r>
        <w:rPr>
          <w:iCs/>
          <w:sz w:val="20"/>
          <w:szCs w:val="16"/>
          <w:lang w:val="en-US"/>
        </w:rPr>
        <w:t>Week 1: R</w:t>
      </w:r>
      <w:r w:rsidRPr="00D6079A">
        <w:rPr>
          <w:iCs/>
          <w:sz w:val="20"/>
          <w:szCs w:val="16"/>
          <w:lang w:val="en-US"/>
        </w:rPr>
        <w:t>eview literature on filtering, scaling, and IK in hand tracking.</w:t>
      </w:r>
    </w:p>
    <w:p w14:paraId="5D300C06" w14:textId="6F7FBD1F" w:rsidR="00D6079A" w:rsidRDefault="00D6079A" w:rsidP="00C5554A">
      <w:pPr>
        <w:pStyle w:val="BodyText"/>
        <w:spacing w:line="360" w:lineRule="auto"/>
        <w:rPr>
          <w:iCs/>
          <w:sz w:val="20"/>
          <w:szCs w:val="16"/>
          <w:lang w:val="en-US"/>
        </w:rPr>
      </w:pPr>
      <w:r>
        <w:rPr>
          <w:iCs/>
          <w:sz w:val="20"/>
          <w:szCs w:val="16"/>
          <w:lang w:val="en-US"/>
        </w:rPr>
        <w:t xml:space="preserve">Week 2: </w:t>
      </w:r>
      <w:r w:rsidR="00051CB7">
        <w:rPr>
          <w:iCs/>
          <w:sz w:val="20"/>
          <w:szCs w:val="16"/>
          <w:lang w:val="en-US"/>
        </w:rPr>
        <w:t xml:space="preserve">Setup a script in python to </w:t>
      </w:r>
      <w:r w:rsidR="009D5CCC">
        <w:rPr>
          <w:iCs/>
          <w:sz w:val="20"/>
          <w:szCs w:val="16"/>
          <w:lang w:val="en-US"/>
        </w:rPr>
        <w:t>generate raw data from MediaPipe</w:t>
      </w:r>
    </w:p>
    <w:p w14:paraId="31FFD8C3" w14:textId="14170AA0" w:rsidR="00D6079A" w:rsidRDefault="00D6079A" w:rsidP="00C5554A">
      <w:pPr>
        <w:pStyle w:val="BodyText"/>
        <w:spacing w:line="360" w:lineRule="auto"/>
        <w:rPr>
          <w:iCs/>
          <w:sz w:val="20"/>
          <w:szCs w:val="16"/>
          <w:lang w:val="en-US"/>
        </w:rPr>
      </w:pPr>
      <w:r>
        <w:rPr>
          <w:iCs/>
          <w:sz w:val="20"/>
          <w:szCs w:val="16"/>
          <w:lang w:val="en-US"/>
        </w:rPr>
        <w:t>Week 3</w:t>
      </w:r>
      <w:r w:rsidR="00282722">
        <w:rPr>
          <w:iCs/>
          <w:sz w:val="20"/>
          <w:szCs w:val="16"/>
          <w:lang w:val="en-US"/>
        </w:rPr>
        <w:t xml:space="preserve"> - 4</w:t>
      </w:r>
      <w:r>
        <w:rPr>
          <w:iCs/>
          <w:sz w:val="20"/>
          <w:szCs w:val="16"/>
          <w:lang w:val="en-US"/>
        </w:rPr>
        <w:t>:</w:t>
      </w:r>
      <w:r w:rsidR="006C33C1">
        <w:rPr>
          <w:iCs/>
          <w:sz w:val="20"/>
          <w:szCs w:val="16"/>
          <w:lang w:val="en-US"/>
        </w:rPr>
        <w:t xml:space="preserve"> </w:t>
      </w:r>
      <w:r w:rsidR="00282722">
        <w:rPr>
          <w:iCs/>
          <w:sz w:val="20"/>
          <w:szCs w:val="16"/>
          <w:lang w:val="en-US"/>
        </w:rPr>
        <w:t>Set up environment, control rig and kinematics in UE5, then research on the best way to feed the data from MediaPipe to UE5</w:t>
      </w:r>
    </w:p>
    <w:p w14:paraId="1B8B2D72" w14:textId="3CBF0930" w:rsidR="00D6079A" w:rsidRDefault="00D6079A" w:rsidP="00C5554A">
      <w:pPr>
        <w:pStyle w:val="BodyText"/>
        <w:spacing w:line="360" w:lineRule="auto"/>
        <w:rPr>
          <w:iCs/>
          <w:sz w:val="20"/>
          <w:szCs w:val="16"/>
          <w:lang w:val="en-US"/>
        </w:rPr>
      </w:pPr>
      <w:r>
        <w:rPr>
          <w:iCs/>
          <w:sz w:val="20"/>
          <w:szCs w:val="16"/>
          <w:lang w:val="en-US"/>
        </w:rPr>
        <w:t xml:space="preserve">Week </w:t>
      </w:r>
      <w:r w:rsidR="00282722">
        <w:rPr>
          <w:iCs/>
          <w:sz w:val="20"/>
          <w:szCs w:val="16"/>
          <w:lang w:val="en-US"/>
        </w:rPr>
        <w:t>5</w:t>
      </w:r>
      <w:r>
        <w:rPr>
          <w:iCs/>
          <w:sz w:val="20"/>
          <w:szCs w:val="16"/>
          <w:lang w:val="en-US"/>
        </w:rPr>
        <w:t>:</w:t>
      </w:r>
      <w:r w:rsidR="001E5D8B">
        <w:rPr>
          <w:iCs/>
          <w:sz w:val="20"/>
          <w:szCs w:val="16"/>
          <w:lang w:val="en-US"/>
        </w:rPr>
        <w:t xml:space="preserve"> </w:t>
      </w:r>
      <w:r w:rsidR="00FA149C">
        <w:rPr>
          <w:iCs/>
          <w:sz w:val="20"/>
          <w:szCs w:val="16"/>
          <w:lang w:val="en-US"/>
        </w:rPr>
        <w:t>Visualize how raw data from MediaPipe will look like, and it will be used for comparison with the end-result.</w:t>
      </w:r>
    </w:p>
    <w:p w14:paraId="64D6815A" w14:textId="77777777" w:rsidR="00B31EC3" w:rsidRDefault="00D6079A" w:rsidP="00C5554A">
      <w:pPr>
        <w:pStyle w:val="BodyText"/>
        <w:spacing w:line="360" w:lineRule="auto"/>
        <w:rPr>
          <w:iCs/>
          <w:sz w:val="20"/>
          <w:szCs w:val="16"/>
          <w:lang w:val="en-US"/>
        </w:rPr>
      </w:pPr>
      <w:r>
        <w:rPr>
          <w:iCs/>
          <w:sz w:val="20"/>
          <w:szCs w:val="16"/>
          <w:lang w:val="en-US"/>
        </w:rPr>
        <w:t>Week 6</w:t>
      </w:r>
      <w:r w:rsidR="00FA149C">
        <w:rPr>
          <w:iCs/>
          <w:sz w:val="20"/>
          <w:szCs w:val="16"/>
          <w:lang w:val="en-US"/>
        </w:rPr>
        <w:t xml:space="preserve"> - </w:t>
      </w:r>
      <w:r w:rsidR="00B31EC3">
        <w:rPr>
          <w:iCs/>
          <w:sz w:val="20"/>
          <w:szCs w:val="16"/>
          <w:lang w:val="en-US"/>
        </w:rPr>
        <w:t>8</w:t>
      </w:r>
      <w:r>
        <w:rPr>
          <w:iCs/>
          <w:sz w:val="20"/>
          <w:szCs w:val="16"/>
          <w:lang w:val="en-US"/>
        </w:rPr>
        <w:t>:</w:t>
      </w:r>
      <w:r w:rsidR="00FA149C">
        <w:rPr>
          <w:iCs/>
          <w:sz w:val="20"/>
          <w:szCs w:val="16"/>
          <w:lang w:val="en-US"/>
        </w:rPr>
        <w:t xml:space="preserve"> Ev</w:t>
      </w:r>
      <w:r w:rsidR="00FA149C" w:rsidRPr="00FA149C">
        <w:rPr>
          <w:iCs/>
          <w:sz w:val="20"/>
          <w:szCs w:val="16"/>
          <w:lang w:val="en-US"/>
        </w:rPr>
        <w:t>aluate several filtering</w:t>
      </w:r>
      <w:r w:rsidR="00B31EC3">
        <w:rPr>
          <w:iCs/>
          <w:sz w:val="20"/>
          <w:szCs w:val="16"/>
          <w:lang w:val="en-US"/>
        </w:rPr>
        <w:t xml:space="preserve"> and scaling</w:t>
      </w:r>
      <w:r w:rsidR="00FA149C" w:rsidRPr="00FA149C">
        <w:rPr>
          <w:iCs/>
          <w:sz w:val="20"/>
          <w:szCs w:val="16"/>
          <w:lang w:val="en-US"/>
        </w:rPr>
        <w:t xml:space="preserve"> methods</w:t>
      </w:r>
    </w:p>
    <w:p w14:paraId="29CD283D" w14:textId="7BC3EED5" w:rsidR="00D6079A" w:rsidRDefault="00D6079A" w:rsidP="00C5554A">
      <w:pPr>
        <w:pStyle w:val="BodyText"/>
        <w:spacing w:line="360" w:lineRule="auto"/>
        <w:rPr>
          <w:iCs/>
          <w:sz w:val="20"/>
          <w:szCs w:val="16"/>
          <w:lang w:val="en-US"/>
        </w:rPr>
      </w:pPr>
      <w:r>
        <w:rPr>
          <w:iCs/>
          <w:sz w:val="20"/>
          <w:szCs w:val="16"/>
          <w:lang w:val="en-US"/>
        </w:rPr>
        <w:t>Week 9</w:t>
      </w:r>
      <w:r w:rsidR="0001699B">
        <w:rPr>
          <w:iCs/>
          <w:sz w:val="20"/>
          <w:szCs w:val="16"/>
          <w:lang w:val="en-US"/>
        </w:rPr>
        <w:t xml:space="preserve"> - 10</w:t>
      </w:r>
      <w:r>
        <w:rPr>
          <w:iCs/>
          <w:sz w:val="20"/>
          <w:szCs w:val="16"/>
          <w:lang w:val="en-US"/>
        </w:rPr>
        <w:t>:</w:t>
      </w:r>
      <w:r w:rsidR="00B31EC3">
        <w:rPr>
          <w:iCs/>
          <w:sz w:val="20"/>
          <w:szCs w:val="16"/>
          <w:lang w:val="en-US"/>
        </w:rPr>
        <w:t xml:space="preserve"> Do qualitative comparisons</w:t>
      </w:r>
    </w:p>
    <w:p w14:paraId="7FD46865" w14:textId="54B57C91" w:rsidR="002E3BEA" w:rsidRDefault="00D6079A" w:rsidP="00C5554A">
      <w:pPr>
        <w:pStyle w:val="BodyText"/>
        <w:spacing w:line="360" w:lineRule="auto"/>
        <w:rPr>
          <w:ins w:id="17" w:author="Alexander Robert Craik" w:date="2026-01-09T13:55:00Z" w16du:dateUtc="2026-01-09T12:55:00Z"/>
          <w:iCs/>
          <w:sz w:val="20"/>
          <w:szCs w:val="16"/>
          <w:lang w:val="en-US"/>
        </w:rPr>
      </w:pPr>
      <w:r>
        <w:rPr>
          <w:iCs/>
          <w:sz w:val="20"/>
          <w:szCs w:val="16"/>
          <w:lang w:val="en-US"/>
        </w:rPr>
        <w:t>Week 11</w:t>
      </w:r>
      <w:r w:rsidR="0001699B">
        <w:rPr>
          <w:iCs/>
          <w:sz w:val="20"/>
          <w:szCs w:val="16"/>
          <w:lang w:val="en-US"/>
        </w:rPr>
        <w:t xml:space="preserve"> - 12</w:t>
      </w:r>
      <w:r>
        <w:rPr>
          <w:iCs/>
          <w:sz w:val="20"/>
          <w:szCs w:val="16"/>
          <w:lang w:val="en-US"/>
        </w:rPr>
        <w:t>:</w:t>
      </w:r>
      <w:r w:rsidR="0001699B">
        <w:rPr>
          <w:iCs/>
          <w:sz w:val="20"/>
          <w:szCs w:val="16"/>
          <w:lang w:val="en-US"/>
        </w:rPr>
        <w:t xml:space="preserve"> Finalize paper and prepare paper defense.</w:t>
      </w:r>
      <w:commentRangeEnd w:id="16"/>
      <w:r w:rsidR="005D45C6">
        <w:rPr>
          <w:rStyle w:val="CommentReference"/>
        </w:rPr>
        <w:commentReference w:id="16"/>
      </w:r>
    </w:p>
    <w:p w14:paraId="3B428D42" w14:textId="77777777" w:rsidR="00F70903" w:rsidRDefault="00F70903" w:rsidP="00C5554A">
      <w:pPr>
        <w:pStyle w:val="BodyText"/>
        <w:spacing w:line="360" w:lineRule="auto"/>
        <w:rPr>
          <w:ins w:id="18" w:author="Alexander Robert Craik" w:date="2026-01-09T13:55:00Z" w16du:dateUtc="2026-01-09T12:55:00Z"/>
          <w:iCs/>
          <w:sz w:val="20"/>
          <w:szCs w:val="16"/>
          <w:lang w:val="en-US"/>
        </w:rPr>
      </w:pPr>
    </w:p>
    <w:p w14:paraId="658CC5AA" w14:textId="044AFC72" w:rsidR="00F70903" w:rsidRPr="00D6079A" w:rsidRDefault="00F70903" w:rsidP="00C5554A">
      <w:pPr>
        <w:pStyle w:val="BodyText"/>
        <w:spacing w:line="360" w:lineRule="auto"/>
        <w:rPr>
          <w:iCs/>
          <w:sz w:val="20"/>
          <w:szCs w:val="16"/>
          <w:lang w:val="en-US"/>
        </w:rPr>
      </w:pPr>
      <w:ins w:id="19" w:author="Alexander Robert Craik" w:date="2026-01-09T13:55:00Z" w16du:dateUtc="2026-01-09T12:55:00Z">
        <w:r>
          <w:rPr>
            <w:iCs/>
            <w:sz w:val="20"/>
            <w:szCs w:val="16"/>
            <w:lang w:val="en-US"/>
          </w:rPr>
          <w:t>Add this kind of figure in the presentation, and probably here as well:</w:t>
        </w:r>
        <w:r>
          <w:rPr>
            <w:iCs/>
            <w:sz w:val="20"/>
            <w:szCs w:val="16"/>
            <w:lang w:val="en-US"/>
          </w:rPr>
          <w:br/>
        </w:r>
        <w:r>
          <w:rPr>
            <w:iCs/>
            <w:sz w:val="20"/>
            <w:szCs w:val="16"/>
            <w:lang w:val="en-US"/>
          </w:rPr>
          <w:br/>
        </w:r>
        <w:r w:rsidRPr="00F70903">
          <w:rPr>
            <w:iCs/>
            <w:sz w:val="20"/>
            <w:szCs w:val="16"/>
            <w:lang w:val="en-US"/>
          </w:rPr>
          <w:drawing>
            <wp:inline distT="0" distB="0" distL="0" distR="0" wp14:anchorId="4BC34ED2" wp14:editId="7EF90F50">
              <wp:extent cx="6646545" cy="3789045"/>
              <wp:effectExtent l="0" t="0" r="1905" b="1905"/>
              <wp:docPr id="1969097079" name="Picture 1" descr="A calendar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97079" name="Picture 1" descr="A calendar with colorful squares&#10;&#10;AI-generated content may be incorrect."/>
                      <pic:cNvPicPr/>
                    </pic:nvPicPr>
                    <pic:blipFill>
                      <a:blip r:embed="rId12"/>
                      <a:stretch>
                        <a:fillRect/>
                      </a:stretch>
                    </pic:blipFill>
                    <pic:spPr>
                      <a:xfrm>
                        <a:off x="0" y="0"/>
                        <a:ext cx="6646545" cy="3789045"/>
                      </a:xfrm>
                      <a:prstGeom prst="rect">
                        <a:avLst/>
                      </a:prstGeom>
                    </pic:spPr>
                  </pic:pic>
                </a:graphicData>
              </a:graphic>
            </wp:inline>
          </w:drawing>
        </w:r>
      </w:ins>
    </w:p>
    <w:p w14:paraId="12B5D8C4" w14:textId="77777777" w:rsidR="002E3BEA" w:rsidRPr="00537DCE" w:rsidRDefault="002E3BEA" w:rsidP="00C5554A">
      <w:pPr>
        <w:pStyle w:val="Heading2"/>
        <w:numPr>
          <w:ilvl w:val="0"/>
          <w:numId w:val="1"/>
        </w:numPr>
        <w:spacing w:line="360" w:lineRule="auto"/>
        <w:ind w:left="284"/>
        <w:rPr>
          <w:lang w:val="en-US"/>
        </w:rPr>
      </w:pPr>
      <w:r w:rsidRPr="00537DCE">
        <w:rPr>
          <w:lang w:val="en-US"/>
        </w:rPr>
        <w:t>Literatur</w:t>
      </w:r>
      <w:r w:rsidR="00BB2EAD">
        <w:rPr>
          <w:lang w:val="en-US"/>
        </w:rPr>
        <w:t>e</w:t>
      </w:r>
    </w:p>
    <w:p w14:paraId="24008C1B" w14:textId="2EC4B4B3" w:rsidR="00811461" w:rsidRDefault="00811461" w:rsidP="00C5554A">
      <w:pPr>
        <w:pStyle w:val="BodyText"/>
        <w:spacing w:line="360" w:lineRule="auto"/>
        <w:rPr>
          <w:iCs/>
          <w:sz w:val="20"/>
          <w:szCs w:val="20"/>
          <w:lang w:val="en-US"/>
        </w:rPr>
      </w:pPr>
      <w:r>
        <w:rPr>
          <w:iCs/>
          <w:sz w:val="20"/>
          <w:szCs w:val="20"/>
          <w:lang w:val="en-US"/>
        </w:rPr>
        <w:lastRenderedPageBreak/>
        <w:t xml:space="preserve">[1] </w:t>
      </w:r>
      <w:hyperlink r:id="rId13" w:history="1">
        <w:r w:rsidRPr="00811461">
          <w:rPr>
            <w:rStyle w:val="Hyperlink"/>
            <w:i/>
            <w:iCs/>
            <w:sz w:val="20"/>
            <w:szCs w:val="20"/>
          </w:rPr>
          <w:t>Sensors</w:t>
        </w:r>
      </w:hyperlink>
      <w:r w:rsidRPr="00811461">
        <w:rPr>
          <w:b/>
          <w:bCs/>
          <w:iCs/>
          <w:sz w:val="20"/>
          <w:szCs w:val="20"/>
        </w:rPr>
        <w:t>2020</w:t>
      </w:r>
      <w:r w:rsidRPr="00811461">
        <w:rPr>
          <w:iCs/>
          <w:sz w:val="20"/>
          <w:szCs w:val="20"/>
        </w:rPr>
        <w:t>, </w:t>
      </w:r>
      <w:r w:rsidRPr="00811461">
        <w:rPr>
          <w:i/>
          <w:iCs/>
          <w:sz w:val="20"/>
          <w:szCs w:val="20"/>
        </w:rPr>
        <w:t>20</w:t>
      </w:r>
      <w:r w:rsidRPr="00811461">
        <w:rPr>
          <w:iCs/>
          <w:sz w:val="20"/>
          <w:szCs w:val="20"/>
        </w:rPr>
        <w:t>(15), 4088;</w:t>
      </w:r>
      <w:hyperlink r:id="rId14" w:history="1">
        <w:r w:rsidRPr="00811461">
          <w:rPr>
            <w:rStyle w:val="Hyperlink"/>
            <w:iCs/>
            <w:sz w:val="20"/>
            <w:szCs w:val="20"/>
          </w:rPr>
          <w:t>https://doi.org/10.3390/s20154088</w:t>
        </w:r>
      </w:hyperlink>
      <w:r w:rsidR="00C24076">
        <w:rPr>
          <w:iCs/>
          <w:sz w:val="20"/>
          <w:szCs w:val="20"/>
          <w:lang w:val="en-US"/>
        </w:rPr>
        <w:t>.</w:t>
      </w:r>
    </w:p>
    <w:p w14:paraId="615F0B58" w14:textId="0049E63D" w:rsidR="00811461" w:rsidRPr="008A195B" w:rsidRDefault="00811461" w:rsidP="00C5554A">
      <w:pPr>
        <w:pStyle w:val="BodyText"/>
        <w:spacing w:line="360" w:lineRule="auto"/>
        <w:rPr>
          <w:iCs/>
          <w:sz w:val="20"/>
          <w:szCs w:val="20"/>
          <w:lang w:val="en-ID"/>
        </w:rPr>
      </w:pPr>
      <w:r>
        <w:rPr>
          <w:iCs/>
          <w:sz w:val="20"/>
          <w:szCs w:val="20"/>
          <w:lang w:val="en-US"/>
        </w:rPr>
        <w:t xml:space="preserve">[2] </w:t>
      </w:r>
      <w:r w:rsidRPr="00811461">
        <w:rPr>
          <w:iCs/>
          <w:sz w:val="20"/>
          <w:szCs w:val="20"/>
          <w:lang w:val="en-ID"/>
        </w:rPr>
        <w:t>Tashakori, A., Jiang, Z., Servati, A. </w:t>
      </w:r>
      <w:r w:rsidRPr="00811461">
        <w:rPr>
          <w:i/>
          <w:iCs/>
          <w:sz w:val="20"/>
          <w:szCs w:val="20"/>
          <w:lang w:val="en-ID"/>
        </w:rPr>
        <w:t>et al.</w:t>
      </w:r>
      <w:r w:rsidRPr="00811461">
        <w:rPr>
          <w:iCs/>
          <w:sz w:val="20"/>
          <w:szCs w:val="20"/>
          <w:lang w:val="en-ID"/>
        </w:rPr>
        <w:t> Capturing complex hand movements and object interactions using machine learning-powered stretchable smart textile gloves. </w:t>
      </w:r>
      <w:r w:rsidRPr="008A195B">
        <w:rPr>
          <w:i/>
          <w:iCs/>
          <w:sz w:val="20"/>
          <w:szCs w:val="20"/>
          <w:lang w:val="en-ID"/>
        </w:rPr>
        <w:t>Nat Mach Intell</w:t>
      </w:r>
      <w:r w:rsidRPr="008A195B">
        <w:rPr>
          <w:iCs/>
          <w:sz w:val="20"/>
          <w:szCs w:val="20"/>
          <w:lang w:val="en-ID"/>
        </w:rPr>
        <w:t> </w:t>
      </w:r>
      <w:r w:rsidRPr="008A195B">
        <w:rPr>
          <w:b/>
          <w:bCs/>
          <w:iCs/>
          <w:sz w:val="20"/>
          <w:szCs w:val="20"/>
          <w:lang w:val="en-ID"/>
        </w:rPr>
        <w:t>6</w:t>
      </w:r>
      <w:r w:rsidRPr="008A195B">
        <w:rPr>
          <w:iCs/>
          <w:sz w:val="20"/>
          <w:szCs w:val="20"/>
          <w:lang w:val="en-ID"/>
        </w:rPr>
        <w:t xml:space="preserve">, 106–118 (2024). </w:t>
      </w:r>
      <w:hyperlink r:id="rId15" w:history="1">
        <w:r w:rsidRPr="008A195B">
          <w:rPr>
            <w:rStyle w:val="Hyperlink"/>
            <w:iCs/>
            <w:sz w:val="20"/>
            <w:szCs w:val="20"/>
            <w:lang w:val="en-ID"/>
          </w:rPr>
          <w:t>https://doi.org/10.1038/s42256-023-00780-9</w:t>
        </w:r>
      </w:hyperlink>
      <w:r w:rsidR="00F30A76" w:rsidRPr="000B5E54">
        <w:rPr>
          <w:lang w:val="en-US"/>
        </w:rPr>
        <w:t>.</w:t>
      </w:r>
    </w:p>
    <w:p w14:paraId="1F56A6E9" w14:textId="329459E8" w:rsidR="00811461" w:rsidRPr="008A195B" w:rsidRDefault="00811461" w:rsidP="00C5554A">
      <w:pPr>
        <w:pStyle w:val="BodyText"/>
        <w:spacing w:line="360" w:lineRule="auto"/>
        <w:rPr>
          <w:iCs/>
          <w:sz w:val="20"/>
          <w:szCs w:val="20"/>
          <w:lang w:val="en-ID"/>
        </w:rPr>
      </w:pPr>
      <w:r w:rsidRPr="008A195B">
        <w:rPr>
          <w:iCs/>
          <w:sz w:val="20"/>
          <w:szCs w:val="20"/>
          <w:lang w:val="en-ID"/>
        </w:rPr>
        <w:t>[3]</w:t>
      </w:r>
      <w:r w:rsidR="008A195B" w:rsidRPr="008A195B">
        <w:rPr>
          <w:iCs/>
          <w:sz w:val="20"/>
          <w:szCs w:val="20"/>
          <w:lang w:val="en-ID"/>
        </w:rPr>
        <w:t xml:space="preserve"> Yuecheng Fan. 2024. The Gesture Recognition Improvement of Mediapipe Model Based on Historical Trajectory Assist Tracking, Kalman Filtering and Smooth Filtering. In Proceedings of the 2024 7th International Conference on Computer Information Science and Artificial Intelligence (CISAI ’24). Association for Computing Machinery, New York, NY, USA, 641–647. https://doi.org/10.1145/3703187.3703295</w:t>
      </w:r>
      <w:r w:rsidR="00F30A76">
        <w:rPr>
          <w:iCs/>
          <w:sz w:val="20"/>
          <w:szCs w:val="20"/>
          <w:lang w:val="en-ID"/>
        </w:rPr>
        <w:t>.</w:t>
      </w:r>
    </w:p>
    <w:p w14:paraId="4E71FE6B" w14:textId="189F7EAA" w:rsidR="000F6E25" w:rsidRPr="00755DC9" w:rsidRDefault="000F6E25" w:rsidP="00C5554A">
      <w:pPr>
        <w:pStyle w:val="BodyText"/>
        <w:spacing w:line="360" w:lineRule="auto"/>
        <w:rPr>
          <w:iCs/>
          <w:sz w:val="20"/>
          <w:szCs w:val="20"/>
          <w:lang w:val="en-ID"/>
        </w:rPr>
      </w:pPr>
      <w:r w:rsidRPr="00755DC9">
        <w:rPr>
          <w:iCs/>
          <w:sz w:val="20"/>
          <w:szCs w:val="20"/>
          <w:lang w:val="en-ID"/>
        </w:rPr>
        <w:t>[4]</w:t>
      </w:r>
      <w:r w:rsidR="00755DC9" w:rsidRPr="00755DC9">
        <w:rPr>
          <w:iCs/>
          <w:sz w:val="20"/>
          <w:szCs w:val="20"/>
          <w:lang w:val="en-ID"/>
        </w:rPr>
        <w:t xml:space="preserve"> Q. Zhou and B. G. Lee, ”Optical motion capture application based on Unity3D and MediaPipe,” 2024 3rd International Conference on Cloud Computing, Big Data Application and Software Engineering (CBASE), Hangzhou, China, 2024, pp. 618-623, doi: 10.1109/CBASE64041.2024.10824452.</w:t>
      </w:r>
    </w:p>
    <w:p w14:paraId="65ABB03C" w14:textId="68DAF275" w:rsidR="000F6E25" w:rsidRPr="004210A5" w:rsidRDefault="000F6E25" w:rsidP="00C5554A">
      <w:pPr>
        <w:pStyle w:val="BodyText"/>
        <w:spacing w:line="360" w:lineRule="auto"/>
        <w:rPr>
          <w:iCs/>
          <w:sz w:val="20"/>
          <w:szCs w:val="20"/>
          <w:lang w:val="en-ID"/>
        </w:rPr>
      </w:pPr>
      <w:r w:rsidRPr="004210A5">
        <w:rPr>
          <w:iCs/>
          <w:sz w:val="20"/>
          <w:szCs w:val="20"/>
          <w:lang w:val="en-ID"/>
        </w:rPr>
        <w:t>[5]</w:t>
      </w:r>
      <w:r w:rsidR="004210A5" w:rsidRPr="004210A5">
        <w:rPr>
          <w:iCs/>
          <w:sz w:val="20"/>
          <w:szCs w:val="20"/>
          <w:lang w:val="en-ID"/>
        </w:rPr>
        <w:t xml:space="preserve"> Zhao, S., Ozaki, T. (2025). Enhancing VR Immersion Through Avatar Scaling and Sensor Fusion with Mediapipe. In: Chen, J.Y.C., Fragomeni, G. (eds) Virtual, Augmented and Mixed Reality. HCII 2025. Lecture Notes in Computer Science, vol 15790. Springer, Cham. https://doi.org/10.1007/978-3-031-93715-6 5</w:t>
      </w:r>
      <w:r w:rsidR="00F30A76">
        <w:rPr>
          <w:iCs/>
          <w:sz w:val="20"/>
          <w:szCs w:val="20"/>
          <w:lang w:val="en-ID"/>
        </w:rPr>
        <w:t>.</w:t>
      </w:r>
    </w:p>
    <w:p w14:paraId="1D656224" w14:textId="13DEE3EF" w:rsidR="000F6E25" w:rsidRPr="000B5E54" w:rsidRDefault="000F6E25" w:rsidP="00C5554A">
      <w:pPr>
        <w:pStyle w:val="BodyText"/>
        <w:spacing w:line="360" w:lineRule="auto"/>
        <w:rPr>
          <w:iCs/>
          <w:sz w:val="20"/>
          <w:szCs w:val="20"/>
          <w:lang w:val="en-US"/>
        </w:rPr>
      </w:pPr>
      <w:r>
        <w:rPr>
          <w:iCs/>
          <w:sz w:val="20"/>
          <w:szCs w:val="20"/>
        </w:rPr>
        <w:t>[6]</w:t>
      </w:r>
      <w:r w:rsidR="004210A5">
        <w:rPr>
          <w:iCs/>
          <w:sz w:val="20"/>
          <w:szCs w:val="20"/>
        </w:rPr>
        <w:t xml:space="preserve"> </w:t>
      </w:r>
      <w:r w:rsidR="004210A5" w:rsidRPr="004210A5">
        <w:rPr>
          <w:iCs/>
          <w:sz w:val="20"/>
          <w:szCs w:val="20"/>
        </w:rPr>
        <w:t xml:space="preserve">Lei, Y., Deng, Y., Dong, L., Li, X., Li, X., &amp; Su, Z. (2023). </w:t>
      </w:r>
      <w:r w:rsidR="004210A5" w:rsidRPr="004210A5">
        <w:rPr>
          <w:iCs/>
          <w:sz w:val="20"/>
          <w:szCs w:val="20"/>
          <w:lang w:val="en-ID"/>
        </w:rPr>
        <w:t xml:space="preserve">A Novel Sensor Fusion Approach for Precise Hand Tracking in Virtual Reality-Based Human—Computer Interaction. </w:t>
      </w:r>
      <w:r w:rsidR="004210A5" w:rsidRPr="000B5E54">
        <w:rPr>
          <w:iCs/>
          <w:sz w:val="20"/>
          <w:szCs w:val="20"/>
          <w:lang w:val="en-US"/>
        </w:rPr>
        <w:t>Biomimetics, 8(3), 326. https://doi.org/10.3390/biomimetics8030326</w:t>
      </w:r>
      <w:r w:rsidR="00F30A76" w:rsidRPr="000B5E54">
        <w:rPr>
          <w:iCs/>
          <w:sz w:val="20"/>
          <w:szCs w:val="20"/>
          <w:lang w:val="en-US"/>
        </w:rPr>
        <w:t>.</w:t>
      </w:r>
    </w:p>
    <w:p w14:paraId="3C887BAD" w14:textId="5F15A128" w:rsidR="000F6E25" w:rsidRPr="00213B71" w:rsidRDefault="000F6E25" w:rsidP="00C5554A">
      <w:pPr>
        <w:pStyle w:val="BodyText"/>
        <w:spacing w:line="360" w:lineRule="auto"/>
        <w:rPr>
          <w:iCs/>
          <w:sz w:val="20"/>
          <w:szCs w:val="20"/>
          <w:lang w:val="en-ID"/>
        </w:rPr>
      </w:pPr>
      <w:r w:rsidRPr="00213B71">
        <w:rPr>
          <w:iCs/>
          <w:sz w:val="20"/>
          <w:szCs w:val="20"/>
          <w:lang w:val="en-ID"/>
        </w:rPr>
        <w:t>[7]</w:t>
      </w:r>
      <w:r w:rsidR="00213B71" w:rsidRPr="00213B71">
        <w:rPr>
          <w:iCs/>
          <w:sz w:val="20"/>
          <w:szCs w:val="20"/>
          <w:lang w:val="en-ID"/>
        </w:rPr>
        <w:t xml:space="preserve"> J. Vijaya, A. Singh, K. Singh and A. Kumar, ”AI-Enabled Real-Time Exercise Monitoring with MediaPipe and OpenCV,” 2024 15th International Conference on Computing Communication and Networking Technologies (ICCCNT), Kamand, India, 2024, pp. 1-5, doi: 10.1109/ICCCNT61001.2024.10724252.</w:t>
      </w:r>
    </w:p>
    <w:p w14:paraId="16DF7049" w14:textId="7C2EC52F" w:rsidR="000F6E25" w:rsidRPr="00BC025B" w:rsidRDefault="000F6E25" w:rsidP="00C5554A">
      <w:pPr>
        <w:pStyle w:val="BodyText"/>
        <w:spacing w:line="360" w:lineRule="auto"/>
        <w:rPr>
          <w:iCs/>
          <w:sz w:val="20"/>
          <w:szCs w:val="20"/>
          <w:lang w:val="en-ID"/>
        </w:rPr>
      </w:pPr>
      <w:r w:rsidRPr="00BC025B">
        <w:rPr>
          <w:iCs/>
          <w:sz w:val="20"/>
          <w:szCs w:val="20"/>
          <w:lang w:val="en-ID"/>
        </w:rPr>
        <w:t>[8]</w:t>
      </w:r>
      <w:r w:rsidR="00BC025B" w:rsidRPr="00BC025B">
        <w:rPr>
          <w:iCs/>
          <w:sz w:val="20"/>
          <w:szCs w:val="20"/>
          <w:lang w:val="en-ID"/>
        </w:rPr>
        <w:t xml:space="preserve"> Srecharan, ”Mediapipe-Based Real-Time Hand Rigging,” 2023. [Online]. Available: https://srecharan.github.io/projects/3 project/.</w:t>
      </w:r>
    </w:p>
    <w:p w14:paraId="4C05EA12" w14:textId="7276FD6C" w:rsidR="000F6E25" w:rsidRPr="008A3840" w:rsidRDefault="000F6E25" w:rsidP="00C5554A">
      <w:pPr>
        <w:pStyle w:val="BodyText"/>
        <w:spacing w:line="360" w:lineRule="auto"/>
        <w:rPr>
          <w:iCs/>
          <w:sz w:val="20"/>
          <w:szCs w:val="20"/>
          <w:lang w:val="en-ID"/>
        </w:rPr>
      </w:pPr>
      <w:r w:rsidRPr="00D12973">
        <w:rPr>
          <w:iCs/>
          <w:sz w:val="20"/>
          <w:szCs w:val="20"/>
          <w:lang w:val="en-ID"/>
        </w:rPr>
        <w:t>[9]</w:t>
      </w:r>
      <w:r w:rsidR="00D12973" w:rsidRPr="00D12973">
        <w:rPr>
          <w:iCs/>
          <w:sz w:val="20"/>
          <w:szCs w:val="20"/>
          <w:lang w:val="en-ID"/>
        </w:rPr>
        <w:t xml:space="preserve"> Endink, ”Mediapipe4U Plugin for Unreal Engine,” GitHub Repository, 2023. </w:t>
      </w:r>
      <w:r w:rsidR="00D12973" w:rsidRPr="008A3840">
        <w:rPr>
          <w:iCs/>
          <w:sz w:val="20"/>
          <w:szCs w:val="20"/>
          <w:lang w:val="en-ID"/>
        </w:rPr>
        <w:t>[Online]. Available: https://github.com/endink/ Mediapipe4u-plugin</w:t>
      </w:r>
      <w:r w:rsidR="00776EC9" w:rsidRPr="008A3840">
        <w:rPr>
          <w:iCs/>
          <w:sz w:val="20"/>
          <w:szCs w:val="20"/>
          <w:lang w:val="en-ID"/>
        </w:rPr>
        <w:t>.</w:t>
      </w:r>
    </w:p>
    <w:p w14:paraId="4FD12728" w14:textId="3039304F" w:rsidR="00811461" w:rsidRPr="00811461" w:rsidRDefault="000F6E25" w:rsidP="00C5554A">
      <w:pPr>
        <w:pStyle w:val="BodyText"/>
        <w:spacing w:line="360" w:lineRule="auto"/>
        <w:rPr>
          <w:iCs/>
          <w:sz w:val="20"/>
          <w:szCs w:val="20"/>
          <w:lang w:val="en-US"/>
        </w:rPr>
      </w:pPr>
      <w:r w:rsidRPr="008A3840">
        <w:rPr>
          <w:iCs/>
          <w:sz w:val="20"/>
          <w:szCs w:val="20"/>
          <w:lang w:val="en-ID"/>
        </w:rPr>
        <w:t>[10]</w:t>
      </w:r>
      <w:r w:rsidR="008A3840" w:rsidRPr="008A3840">
        <w:rPr>
          <w:iCs/>
          <w:sz w:val="20"/>
          <w:szCs w:val="20"/>
          <w:lang w:val="en-ID"/>
        </w:rPr>
        <w:t xml:space="preserve"> TesseraktZero, ”UnityHandTrackingWithMediapipe,” GitHub Repository, 2022. </w:t>
      </w:r>
      <w:r w:rsidR="008A3840" w:rsidRPr="008A3840">
        <w:rPr>
          <w:iCs/>
          <w:sz w:val="20"/>
          <w:szCs w:val="20"/>
        </w:rPr>
        <w:t>[Online]. Available: https://github.com/ TesseraktZero/UnityHandTrackingWithMediapipe.</w:t>
      </w:r>
    </w:p>
    <w:p w14:paraId="7A1F52E4" w14:textId="77777777" w:rsidR="002E3BEA" w:rsidRPr="00D54B0C" w:rsidRDefault="002E3BEA" w:rsidP="00C5554A">
      <w:pPr>
        <w:pStyle w:val="BodyText"/>
        <w:spacing w:line="360" w:lineRule="auto"/>
        <w:rPr>
          <w:sz w:val="20"/>
          <w:szCs w:val="20"/>
          <w:lang w:val="en-US"/>
        </w:rPr>
      </w:pPr>
    </w:p>
    <w:p w14:paraId="1EBBEF90" w14:textId="77777777" w:rsidR="002E3BEA" w:rsidRPr="00D54B0C" w:rsidRDefault="002E3BEA" w:rsidP="00C5554A">
      <w:pPr>
        <w:pStyle w:val="BodyText"/>
        <w:spacing w:line="360" w:lineRule="auto"/>
        <w:rPr>
          <w:sz w:val="20"/>
          <w:szCs w:val="16"/>
          <w:lang w:val="en-US"/>
        </w:rPr>
      </w:pPr>
    </w:p>
    <w:p w14:paraId="2AE22F2C" w14:textId="77777777" w:rsidR="002E3BEA" w:rsidRDefault="0048372A" w:rsidP="00C5554A">
      <w:pPr>
        <w:pStyle w:val="BodyText"/>
        <w:numPr>
          <w:ilvl w:val="0"/>
          <w:numId w:val="1"/>
        </w:numPr>
        <w:spacing w:line="360" w:lineRule="auto"/>
        <w:ind w:left="426" w:hanging="426"/>
        <w:rPr>
          <w:sz w:val="36"/>
          <w:szCs w:val="36"/>
          <w:lang w:val="en-US"/>
        </w:rPr>
      </w:pPr>
      <w:r w:rsidRPr="0048372A">
        <w:rPr>
          <w:sz w:val="36"/>
          <w:szCs w:val="36"/>
          <w:lang w:val="en-US"/>
        </w:rPr>
        <w:t>Structure</w:t>
      </w:r>
      <w:r>
        <w:rPr>
          <w:sz w:val="36"/>
          <w:szCs w:val="36"/>
          <w:lang w:val="en-US"/>
        </w:rPr>
        <w:t xml:space="preserve"> </w:t>
      </w:r>
    </w:p>
    <w:p w14:paraId="423865E1" w14:textId="77777777" w:rsidR="002E3BEA" w:rsidRPr="00D54B0C" w:rsidRDefault="00312DCF" w:rsidP="00C5554A">
      <w:pPr>
        <w:pStyle w:val="BodyText"/>
        <w:spacing w:line="360" w:lineRule="auto"/>
        <w:rPr>
          <w:sz w:val="20"/>
          <w:szCs w:val="20"/>
          <w:lang w:val="en-US"/>
        </w:rPr>
      </w:pPr>
      <w:r w:rsidRPr="00D54B0C">
        <w:rPr>
          <w:i/>
          <w:sz w:val="20"/>
          <w:szCs w:val="20"/>
          <w:lang w:val="en-US"/>
        </w:rPr>
        <w:t>The outline should provide an overview of the topics covered, the focus and the guiding thread of the work.</w:t>
      </w:r>
    </w:p>
    <w:p w14:paraId="08A939BD" w14:textId="61FEABBF" w:rsidR="002E3BEA" w:rsidRDefault="005D45C6" w:rsidP="00C5554A">
      <w:pPr>
        <w:pStyle w:val="BodyText"/>
        <w:spacing w:line="360" w:lineRule="auto"/>
        <w:rPr>
          <w:ins w:id="20" w:author="Alexander Robert Craik" w:date="2026-01-09T13:48:00Z" w16du:dateUtc="2026-01-09T12:48:00Z"/>
          <w:sz w:val="20"/>
          <w:szCs w:val="20"/>
          <w:lang w:val="en-US"/>
        </w:rPr>
      </w:pPr>
      <w:ins w:id="21" w:author="Alexander Robert Craik" w:date="2026-01-09T13:48:00Z" w16du:dateUtc="2026-01-09T12:48:00Z">
        <w:r>
          <w:rPr>
            <w:sz w:val="20"/>
            <w:szCs w:val="20"/>
            <w:lang w:val="en-US"/>
          </w:rPr>
          <w:t>Overview of topics</w:t>
        </w:r>
      </w:ins>
    </w:p>
    <w:p w14:paraId="28FD105D" w14:textId="1F58ECF0" w:rsidR="005D45C6" w:rsidRDefault="005D45C6" w:rsidP="005D45C6">
      <w:pPr>
        <w:pStyle w:val="BodyText"/>
        <w:numPr>
          <w:ilvl w:val="0"/>
          <w:numId w:val="4"/>
        </w:numPr>
        <w:spacing w:line="360" w:lineRule="auto"/>
        <w:rPr>
          <w:ins w:id="22" w:author="Alexander Robert Craik" w:date="2026-01-09T13:48:00Z" w16du:dateUtc="2026-01-09T12:48:00Z"/>
          <w:sz w:val="20"/>
          <w:szCs w:val="20"/>
          <w:lang w:val="en-US"/>
        </w:rPr>
      </w:pPr>
      <w:ins w:id="23" w:author="Alexander Robert Craik" w:date="2026-01-09T13:48:00Z" w16du:dateUtc="2026-01-09T12:48:00Z">
        <w:r>
          <w:rPr>
            <w:sz w:val="20"/>
            <w:szCs w:val="20"/>
            <w:lang w:val="en-US"/>
          </w:rPr>
          <w:t>Filtering techniques</w:t>
        </w:r>
      </w:ins>
    </w:p>
    <w:p w14:paraId="6977C04C" w14:textId="5A8DC365" w:rsidR="005D45C6" w:rsidRDefault="005D45C6" w:rsidP="005D45C6">
      <w:pPr>
        <w:pStyle w:val="BodyText"/>
        <w:numPr>
          <w:ilvl w:val="0"/>
          <w:numId w:val="4"/>
        </w:numPr>
        <w:spacing w:line="360" w:lineRule="auto"/>
        <w:rPr>
          <w:ins w:id="24" w:author="Alexander Robert Craik" w:date="2026-01-09T13:48:00Z" w16du:dateUtc="2026-01-09T12:48:00Z"/>
          <w:sz w:val="20"/>
          <w:szCs w:val="20"/>
          <w:lang w:val="en-US"/>
        </w:rPr>
      </w:pPr>
      <w:ins w:id="25" w:author="Alexander Robert Craik" w:date="2026-01-09T13:48:00Z" w16du:dateUtc="2026-01-09T12:48:00Z">
        <w:r>
          <w:rPr>
            <w:sz w:val="20"/>
            <w:szCs w:val="20"/>
            <w:lang w:val="en-US"/>
          </w:rPr>
          <w:lastRenderedPageBreak/>
          <w:t>Evaluation metrics</w:t>
        </w:r>
      </w:ins>
    </w:p>
    <w:p w14:paraId="2A6D4D55" w14:textId="4705DA80" w:rsidR="005D45C6" w:rsidRDefault="005D45C6" w:rsidP="005D45C6">
      <w:pPr>
        <w:pStyle w:val="BodyText"/>
        <w:numPr>
          <w:ilvl w:val="0"/>
          <w:numId w:val="4"/>
        </w:numPr>
        <w:spacing w:line="360" w:lineRule="auto"/>
        <w:rPr>
          <w:ins w:id="26" w:author="Alexander Robert Craik" w:date="2026-01-09T13:49:00Z" w16du:dateUtc="2026-01-09T12:49:00Z"/>
          <w:sz w:val="20"/>
          <w:szCs w:val="20"/>
          <w:lang w:val="en-US"/>
        </w:rPr>
      </w:pPr>
      <w:ins w:id="27" w:author="Alexander Robert Craik" w:date="2026-01-09T13:49:00Z" w16du:dateUtc="2026-01-09T12:49:00Z">
        <w:r>
          <w:rPr>
            <w:sz w:val="20"/>
            <w:szCs w:val="20"/>
            <w:lang w:val="en-US"/>
          </w:rPr>
          <w:t>Inverse kinematics</w:t>
        </w:r>
      </w:ins>
      <w:ins w:id="28" w:author="Alexander Robert Craik" w:date="2026-01-09T13:52:00Z" w16du:dateUtc="2026-01-09T12:52:00Z">
        <w:r w:rsidR="00F70903">
          <w:rPr>
            <w:sz w:val="20"/>
            <w:szCs w:val="20"/>
            <w:lang w:val="en-US"/>
          </w:rPr>
          <w:t xml:space="preserve"> (maybe not this)</w:t>
        </w:r>
      </w:ins>
    </w:p>
    <w:p w14:paraId="166DF0C6" w14:textId="3D172F68" w:rsidR="005D45C6" w:rsidRDefault="005D45C6" w:rsidP="005D45C6">
      <w:pPr>
        <w:pStyle w:val="BodyText"/>
        <w:numPr>
          <w:ilvl w:val="0"/>
          <w:numId w:val="4"/>
        </w:numPr>
        <w:spacing w:line="360" w:lineRule="auto"/>
        <w:rPr>
          <w:ins w:id="29" w:author="Alexander Robert Craik" w:date="2026-01-09T13:49:00Z" w16du:dateUtc="2026-01-09T12:49:00Z"/>
          <w:sz w:val="20"/>
          <w:szCs w:val="20"/>
          <w:lang w:val="en-US"/>
        </w:rPr>
      </w:pPr>
      <w:ins w:id="30" w:author="Alexander Robert Craik" w:date="2026-01-09T13:49:00Z" w16du:dateUtc="2026-01-09T12:49:00Z">
        <w:r>
          <w:rPr>
            <w:sz w:val="20"/>
            <w:szCs w:val="20"/>
            <w:lang w:val="en-US"/>
          </w:rPr>
          <w:t>Effective visualization</w:t>
        </w:r>
      </w:ins>
    </w:p>
    <w:p w14:paraId="6C6F5B77" w14:textId="525541CE" w:rsidR="005D45C6" w:rsidRDefault="005D45C6" w:rsidP="005D45C6">
      <w:pPr>
        <w:pStyle w:val="BodyText"/>
        <w:numPr>
          <w:ilvl w:val="0"/>
          <w:numId w:val="4"/>
        </w:numPr>
        <w:spacing w:line="360" w:lineRule="auto"/>
        <w:rPr>
          <w:ins w:id="31" w:author="Alexander Robert Craik" w:date="2026-01-09T13:48:00Z" w16du:dateUtc="2026-01-09T12:48:00Z"/>
          <w:sz w:val="20"/>
          <w:szCs w:val="20"/>
          <w:lang w:val="en-US"/>
        </w:rPr>
        <w:pPrChange w:id="32" w:author="Alexander Robert Craik" w:date="2026-01-09T13:48:00Z" w16du:dateUtc="2026-01-09T12:48:00Z">
          <w:pPr>
            <w:pStyle w:val="BodyText"/>
            <w:spacing w:line="360" w:lineRule="auto"/>
          </w:pPr>
        </w:pPrChange>
      </w:pPr>
      <w:ins w:id="33" w:author="Alexander Robert Craik" w:date="2026-01-09T13:49:00Z" w16du:dateUtc="2026-01-09T12:49:00Z">
        <w:r>
          <w:rPr>
            <w:sz w:val="20"/>
            <w:szCs w:val="20"/>
            <w:lang w:val="en-US"/>
          </w:rPr>
          <w:t>Implemented pipeline</w:t>
        </w:r>
      </w:ins>
    </w:p>
    <w:p w14:paraId="37B0E360" w14:textId="6EB27A5A" w:rsidR="005D45C6" w:rsidRDefault="005D45C6" w:rsidP="00C5554A">
      <w:pPr>
        <w:pStyle w:val="BodyText"/>
        <w:spacing w:line="360" w:lineRule="auto"/>
        <w:rPr>
          <w:ins w:id="34" w:author="Alexander Robert Craik" w:date="2026-01-09T13:49:00Z" w16du:dateUtc="2026-01-09T12:49:00Z"/>
          <w:sz w:val="20"/>
          <w:szCs w:val="20"/>
          <w:lang w:val="en-US"/>
        </w:rPr>
      </w:pPr>
      <w:ins w:id="35" w:author="Alexander Robert Craik" w:date="2026-01-09T13:48:00Z" w16du:dateUtc="2026-01-09T12:48:00Z">
        <w:r>
          <w:rPr>
            <w:sz w:val="20"/>
            <w:szCs w:val="20"/>
            <w:lang w:val="en-US"/>
          </w:rPr>
          <w:t>Focus</w:t>
        </w:r>
      </w:ins>
      <w:ins w:id="36" w:author="Alexander Robert Craik" w:date="2026-01-09T13:50:00Z" w16du:dateUtc="2026-01-09T12:50:00Z">
        <w:r>
          <w:rPr>
            <w:sz w:val="20"/>
            <w:szCs w:val="20"/>
            <w:lang w:val="en-US"/>
          </w:rPr>
          <w:t xml:space="preserve"> and guidin</w:t>
        </w:r>
      </w:ins>
      <w:ins w:id="37" w:author="Alexander Robert Craik" w:date="2026-01-09T13:51:00Z" w16du:dateUtc="2026-01-09T12:51:00Z">
        <w:r>
          <w:rPr>
            <w:sz w:val="20"/>
            <w:szCs w:val="20"/>
            <w:lang w:val="en-US"/>
          </w:rPr>
          <w:t>g thread of the work</w:t>
        </w:r>
      </w:ins>
    </w:p>
    <w:p w14:paraId="0CD88C80" w14:textId="5DCCE10C" w:rsidR="005D45C6" w:rsidRPr="005D45C6" w:rsidDel="005D45C6" w:rsidRDefault="00F70903" w:rsidP="005D45C6">
      <w:pPr>
        <w:pStyle w:val="BodyText"/>
        <w:numPr>
          <w:ilvl w:val="0"/>
          <w:numId w:val="4"/>
        </w:numPr>
        <w:spacing w:line="360" w:lineRule="auto"/>
        <w:rPr>
          <w:del w:id="38" w:author="Alexander Robert Craik" w:date="2026-01-09T13:51:00Z" w16du:dateUtc="2026-01-09T12:51:00Z"/>
          <w:sz w:val="20"/>
          <w:szCs w:val="20"/>
          <w:lang w:val="en-US"/>
        </w:rPr>
        <w:pPrChange w:id="39" w:author="Alexander Robert Craik" w:date="2026-01-09T13:51:00Z" w16du:dateUtc="2026-01-09T12:51:00Z">
          <w:pPr>
            <w:pStyle w:val="BodyText"/>
            <w:spacing w:line="360" w:lineRule="auto"/>
          </w:pPr>
        </w:pPrChange>
      </w:pPr>
      <w:ins w:id="40" w:author="Alexander Robert Craik" w:date="2026-01-09T13:51:00Z">
        <w:r w:rsidRPr="00F70903">
          <w:rPr>
            <w:sz w:val="20"/>
            <w:szCs w:val="20"/>
            <w:lang w:val="en-US"/>
            <w:rPrChange w:id="41" w:author="Alexander Robert Craik" w:date="2026-01-09T13:51:00Z" w16du:dateUtc="2026-01-09T12:51:00Z">
              <w:rPr>
                <w:sz w:val="20"/>
                <w:szCs w:val="20"/>
              </w:rPr>
            </w:rPrChange>
          </w:rPr>
          <w:t>This work focuses on developing an end-to-end, user-friendly pipeline that converts webcam-recorded hand movements into stable, realistic, and reusable hand-gesture animations in Unreal Engine 5 by filtering and retargeting MediaPipe data without requiring animation expertise.</w:t>
        </w:r>
      </w:ins>
    </w:p>
    <w:p w14:paraId="5F18C8B2" w14:textId="77777777" w:rsidR="002E3BEA" w:rsidRPr="00D54B0C" w:rsidRDefault="002E3BEA" w:rsidP="00C5554A">
      <w:pPr>
        <w:pStyle w:val="BodyText"/>
        <w:spacing w:line="360" w:lineRule="auto"/>
        <w:rPr>
          <w:sz w:val="20"/>
          <w:szCs w:val="20"/>
          <w:lang w:val="en-US"/>
        </w:rPr>
      </w:pPr>
    </w:p>
    <w:p w14:paraId="24687110" w14:textId="77777777" w:rsidR="002E3BEA" w:rsidRPr="00D54B0C" w:rsidRDefault="002E3BEA" w:rsidP="00C5554A">
      <w:pPr>
        <w:pStyle w:val="BodyText"/>
        <w:spacing w:line="360" w:lineRule="auto"/>
        <w:rPr>
          <w:sz w:val="20"/>
          <w:szCs w:val="20"/>
          <w:lang w:val="en-US"/>
        </w:rPr>
      </w:pPr>
    </w:p>
    <w:p w14:paraId="55C63679" w14:textId="77777777" w:rsidR="002E3BEA" w:rsidRPr="00D54B0C" w:rsidRDefault="002E3BEA" w:rsidP="00C5554A">
      <w:pPr>
        <w:pStyle w:val="BodyText"/>
        <w:spacing w:line="360" w:lineRule="auto"/>
        <w:rPr>
          <w:sz w:val="20"/>
          <w:szCs w:val="20"/>
          <w:lang w:val="en-US"/>
        </w:rPr>
      </w:pPr>
    </w:p>
    <w:p w14:paraId="30249A9F" w14:textId="77777777" w:rsidR="002E3BEA" w:rsidRPr="00D54B0C" w:rsidRDefault="002E3BEA" w:rsidP="00C5554A">
      <w:pPr>
        <w:pStyle w:val="BodyText"/>
        <w:spacing w:line="360" w:lineRule="auto"/>
        <w:rPr>
          <w:sz w:val="20"/>
          <w:szCs w:val="20"/>
          <w:lang w:val="en-US"/>
        </w:rPr>
      </w:pPr>
    </w:p>
    <w:tbl>
      <w:tblPr>
        <w:tblStyle w:val="TableGrid"/>
        <w:tblpPr w:leftFromText="141" w:rightFromText="141" w:vertAnchor="text" w:horzAnchor="page" w:tblpX="138" w:tblpY="606"/>
        <w:tblW w:w="11626" w:type="dxa"/>
        <w:tblBorders>
          <w:insideH w:val="none" w:sz="0" w:space="0" w:color="auto"/>
          <w:insideV w:val="none" w:sz="0" w:space="0" w:color="auto"/>
        </w:tblBorders>
        <w:tblLook w:val="04A0" w:firstRow="1" w:lastRow="0" w:firstColumn="1" w:lastColumn="0" w:noHBand="0" w:noVBand="1"/>
      </w:tblPr>
      <w:tblGrid>
        <w:gridCol w:w="3609"/>
        <w:gridCol w:w="55"/>
        <w:gridCol w:w="3554"/>
        <w:gridCol w:w="4408"/>
      </w:tblGrid>
      <w:tr w:rsidR="009C30BC" w:rsidRPr="00537DCE" w14:paraId="64132D4B" w14:textId="77777777" w:rsidTr="00B173AB">
        <w:trPr>
          <w:trHeight w:val="1128"/>
        </w:trPr>
        <w:tc>
          <w:tcPr>
            <w:tcW w:w="2417" w:type="dxa"/>
          </w:tcPr>
          <w:p w14:paraId="074C975D" w14:textId="77777777" w:rsidR="009C30BC" w:rsidRPr="00537DCE" w:rsidRDefault="009C30BC" w:rsidP="00C5554A">
            <w:pPr>
              <w:pStyle w:val="BodyText"/>
              <w:spacing w:line="360" w:lineRule="auto"/>
              <w:rPr>
                <w:i/>
                <w:lang w:val="en-US"/>
              </w:rPr>
            </w:pPr>
            <w:r>
              <w:rPr>
                <w:i/>
                <w:lang w:val="en-US"/>
              </w:rPr>
              <w:t>Content presentation created by</w:t>
            </w:r>
            <w:r w:rsidRPr="00537DCE">
              <w:rPr>
                <w:i/>
                <w:lang w:val="en-US"/>
              </w:rPr>
              <w:t>:</w:t>
            </w:r>
            <w:r>
              <w:rPr>
                <w:i/>
                <w:lang w:val="en-US"/>
              </w:rPr>
              <w:br/>
              <w:t>______________,________________</w:t>
            </w:r>
            <w:r w:rsidRPr="00537DCE">
              <w:rPr>
                <w:i/>
                <w:lang w:val="en-US"/>
              </w:rPr>
              <w:br/>
            </w:r>
            <w:r>
              <w:rPr>
                <w:i/>
                <w:lang w:val="en-US"/>
              </w:rPr>
              <w:t>Place, date</w:t>
            </w:r>
          </w:p>
          <w:p w14:paraId="205776D8" w14:textId="77777777" w:rsidR="009C30BC" w:rsidRPr="00537DCE" w:rsidRDefault="009C30BC" w:rsidP="00C5554A">
            <w:pPr>
              <w:pStyle w:val="BodyText"/>
              <w:spacing w:line="360" w:lineRule="auto"/>
              <w:rPr>
                <w:lang w:val="en-US"/>
              </w:rPr>
            </w:pPr>
            <w:r>
              <w:rPr>
                <w:noProof/>
                <w:lang w:eastAsia="de-DE"/>
              </w:rPr>
              <mc:AlternateContent>
                <mc:Choice Requires="wps">
                  <w:drawing>
                    <wp:anchor distT="4294967295" distB="4294967295" distL="114300" distR="114300" simplePos="0" relativeHeight="251659264" behindDoc="0" locked="0" layoutInCell="1" allowOverlap="1" wp14:anchorId="29B26209" wp14:editId="3B67C445">
                      <wp:simplePos x="0" y="0"/>
                      <wp:positionH relativeFrom="column">
                        <wp:posOffset>4445</wp:posOffset>
                      </wp:positionH>
                      <wp:positionV relativeFrom="paragraph">
                        <wp:posOffset>316864</wp:posOffset>
                      </wp:positionV>
                      <wp:extent cx="2124075" cy="0"/>
                      <wp:effectExtent l="0" t="0" r="28575" b="19050"/>
                      <wp:wrapNone/>
                      <wp:docPr id="2" name="Gerader Verbinde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D0F3C1" id="Gerader Verbinde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pt,24.95pt" to="167.6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" strokecolor="black [3213]" strokeweight="1pt">
                      <v:stroke joinstyle="miter"/>
                      <o:lock v:ext="edit" shapetype="f"/>
                    </v:line>
                  </w:pict>
                </mc:Fallback>
              </mc:AlternateContent>
            </w:r>
          </w:p>
        </w:tc>
        <w:tc>
          <w:tcPr>
            <w:tcW w:w="2422" w:type="dxa"/>
            <w:gridSpan w:val="2"/>
          </w:tcPr>
          <w:p w14:paraId="56770ED0" w14:textId="77777777" w:rsidR="009C30BC" w:rsidRPr="00537DCE" w:rsidRDefault="009C30BC" w:rsidP="00C5554A">
            <w:pPr>
              <w:pStyle w:val="BodyText"/>
              <w:tabs>
                <w:tab w:val="center" w:pos="1686"/>
              </w:tabs>
              <w:spacing w:line="360" w:lineRule="auto"/>
              <w:rPr>
                <w:i/>
                <w:lang w:val="en-US"/>
              </w:rPr>
            </w:pPr>
            <w:r>
              <w:rPr>
                <w:i/>
                <w:lang w:val="en-US"/>
              </w:rPr>
              <w:br/>
              <w:t xml:space="preserve">________________,______________   </w:t>
            </w:r>
            <w:r w:rsidRPr="00537DCE">
              <w:rPr>
                <w:i/>
                <w:lang w:val="en-US"/>
              </w:rPr>
              <w:br/>
            </w:r>
            <w:r>
              <w:rPr>
                <w:i/>
                <w:lang w:val="en-US"/>
              </w:rPr>
              <w:t>Place, date</w:t>
            </w:r>
          </w:p>
          <w:p w14:paraId="3080334E" w14:textId="77777777" w:rsidR="009C30BC" w:rsidRPr="00537DCE" w:rsidRDefault="009C30BC" w:rsidP="00C5554A">
            <w:pPr>
              <w:pStyle w:val="BodyText"/>
              <w:spacing w:line="360" w:lineRule="auto"/>
              <w:rPr>
                <w:i/>
                <w:lang w:val="en-US"/>
              </w:rPr>
            </w:pPr>
            <w:r>
              <w:rPr>
                <w:noProof/>
                <w:lang w:eastAsia="de-DE"/>
              </w:rPr>
              <mc:AlternateContent>
                <mc:Choice Requires="wps">
                  <w:drawing>
                    <wp:anchor distT="4294967295" distB="4294967295" distL="114300" distR="114300" simplePos="0" relativeHeight="251661312" behindDoc="0" locked="0" layoutInCell="1" allowOverlap="1" wp14:anchorId="16E14C1B" wp14:editId="5C3174C2">
                      <wp:simplePos x="0" y="0"/>
                      <wp:positionH relativeFrom="column">
                        <wp:posOffset>4445</wp:posOffset>
                      </wp:positionH>
                      <wp:positionV relativeFrom="paragraph">
                        <wp:posOffset>317499</wp:posOffset>
                      </wp:positionV>
                      <wp:extent cx="2124075" cy="0"/>
                      <wp:effectExtent l="0" t="0" r="28575" b="19050"/>
                      <wp:wrapNone/>
                      <wp:docPr id="1" name="Gerader Verbinde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5D31FA" id="Gerader Verbinde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pt,25pt" to="167.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" strokecolor="black [3213]" strokeweight="1pt">
                      <v:stroke joinstyle="miter"/>
                      <o:lock v:ext="edit" shapetype="f"/>
                    </v:line>
                  </w:pict>
                </mc:Fallback>
              </mc:AlternateContent>
            </w:r>
          </w:p>
        </w:tc>
        <w:tc>
          <w:tcPr>
            <w:tcW w:w="6787" w:type="dxa"/>
          </w:tcPr>
          <w:p w14:paraId="413D06D6" w14:textId="77777777" w:rsidR="009C30BC" w:rsidRPr="00537DCE" w:rsidRDefault="009C30BC" w:rsidP="00C5554A">
            <w:pPr>
              <w:pStyle w:val="BodyText"/>
              <w:tabs>
                <w:tab w:val="center" w:pos="1686"/>
              </w:tabs>
              <w:spacing w:line="360" w:lineRule="auto"/>
              <w:rPr>
                <w:i/>
                <w:lang w:val="en-US"/>
              </w:rPr>
            </w:pPr>
            <w:r>
              <w:rPr>
                <w:i/>
                <w:lang w:val="en-US"/>
              </w:rPr>
              <w:br/>
              <w:t xml:space="preserve">________________,______________    </w:t>
            </w:r>
            <w:r w:rsidRPr="00537DCE">
              <w:rPr>
                <w:i/>
                <w:lang w:val="en-US"/>
              </w:rPr>
              <w:br/>
            </w:r>
            <w:r>
              <w:rPr>
                <w:i/>
                <w:lang w:val="en-US"/>
              </w:rPr>
              <w:t>Place, date</w:t>
            </w:r>
          </w:p>
          <w:p w14:paraId="5D3C0EDD" w14:textId="77777777" w:rsidR="009C30BC" w:rsidRPr="00537DCE" w:rsidRDefault="009C30BC" w:rsidP="00C5554A">
            <w:pPr>
              <w:pStyle w:val="BodyText"/>
              <w:spacing w:line="360" w:lineRule="auto"/>
              <w:rPr>
                <w:i/>
                <w:lang w:val="en-US"/>
              </w:rPr>
            </w:pPr>
            <w:r>
              <w:rPr>
                <w:noProof/>
                <w:lang w:eastAsia="de-DE"/>
              </w:rPr>
              <mc:AlternateContent>
                <mc:Choice Requires="wps">
                  <w:drawing>
                    <wp:anchor distT="4294967295" distB="4294967295" distL="114300" distR="114300" simplePos="0" relativeHeight="251660288" behindDoc="0" locked="0" layoutInCell="1" allowOverlap="1" wp14:anchorId="70592538" wp14:editId="26F5C104">
                      <wp:simplePos x="0" y="0"/>
                      <wp:positionH relativeFrom="column">
                        <wp:posOffset>4445</wp:posOffset>
                      </wp:positionH>
                      <wp:positionV relativeFrom="paragraph">
                        <wp:posOffset>317499</wp:posOffset>
                      </wp:positionV>
                      <wp:extent cx="2124075" cy="0"/>
                      <wp:effectExtent l="0" t="0" r="28575" b="19050"/>
                      <wp:wrapNone/>
                      <wp:docPr id="3" name="Gerader Verbinde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17B3D" id="Gerader Verbinde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pt,25pt" to="167.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" strokecolor="black [3213]" strokeweight="1pt">
                      <v:stroke joinstyle="miter"/>
                      <o:lock v:ext="edit" shapetype="f"/>
                    </v:line>
                  </w:pict>
                </mc:Fallback>
              </mc:AlternateContent>
            </w:r>
          </w:p>
        </w:tc>
      </w:tr>
      <w:tr w:rsidR="009C30BC" w:rsidRPr="000B5E54" w14:paraId="17EFB054" w14:textId="77777777" w:rsidTr="00B173AB">
        <w:trPr>
          <w:trHeight w:val="510"/>
        </w:trPr>
        <w:tc>
          <w:tcPr>
            <w:tcW w:w="2465" w:type="dxa"/>
            <w:gridSpan w:val="2"/>
          </w:tcPr>
          <w:p w14:paraId="4EBD7D7F" w14:textId="77777777" w:rsidR="009C30BC" w:rsidRPr="00537DCE" w:rsidRDefault="009C30BC" w:rsidP="00C5554A">
            <w:pPr>
              <w:pStyle w:val="BodyText"/>
              <w:spacing w:line="360" w:lineRule="auto"/>
              <w:rPr>
                <w:lang w:val="en-US"/>
              </w:rPr>
            </w:pPr>
            <w:r>
              <w:rPr>
                <w:lang w:val="en-US"/>
              </w:rPr>
              <w:t xml:space="preserve">Student </w:t>
            </w:r>
          </w:p>
        </w:tc>
        <w:tc>
          <w:tcPr>
            <w:tcW w:w="2373" w:type="dxa"/>
          </w:tcPr>
          <w:p w14:paraId="56845683" w14:textId="77777777" w:rsidR="009C30BC" w:rsidRPr="00537DCE" w:rsidRDefault="009C30BC" w:rsidP="00C5554A">
            <w:pPr>
              <w:pStyle w:val="BodyText"/>
              <w:spacing w:line="360" w:lineRule="auto"/>
              <w:rPr>
                <w:lang w:val="en-US"/>
              </w:rPr>
            </w:pPr>
            <w:r>
              <w:rPr>
                <w:lang w:val="en-US"/>
              </w:rPr>
              <w:t>First examiner</w:t>
            </w:r>
            <w:r w:rsidR="00600ADF">
              <w:rPr>
                <w:lang w:val="en-US"/>
              </w:rPr>
              <w:t xml:space="preserve"> </w:t>
            </w:r>
            <w:r w:rsidR="00600ADF" w:rsidRPr="00600ADF">
              <w:rPr>
                <w:sz w:val="16"/>
                <w:szCs w:val="16"/>
                <w:lang w:val="en-US"/>
              </w:rPr>
              <w:t>(supervisor)</w:t>
            </w:r>
          </w:p>
        </w:tc>
        <w:tc>
          <w:tcPr>
            <w:tcW w:w="6787" w:type="dxa"/>
          </w:tcPr>
          <w:p w14:paraId="2DF7D694" w14:textId="77777777" w:rsidR="009C30BC" w:rsidRPr="00537DCE" w:rsidRDefault="009C30BC" w:rsidP="00C5554A">
            <w:pPr>
              <w:pStyle w:val="BodyText"/>
              <w:spacing w:line="360" w:lineRule="auto"/>
              <w:rPr>
                <w:lang w:val="en-US"/>
              </w:rPr>
            </w:pPr>
            <w:r>
              <w:rPr>
                <w:lang w:val="en-US"/>
              </w:rPr>
              <w:t xml:space="preserve">Second examiner </w:t>
            </w:r>
            <w:r w:rsidRPr="007F2D1E">
              <w:rPr>
                <w:sz w:val="16"/>
                <w:szCs w:val="16"/>
                <w:lang w:val="en-US"/>
              </w:rPr>
              <w:t>(</w:t>
            </w:r>
            <w:r>
              <w:rPr>
                <w:sz w:val="16"/>
                <w:szCs w:val="16"/>
                <w:lang w:val="en-US"/>
              </w:rPr>
              <w:t>C</w:t>
            </w:r>
            <w:r w:rsidRPr="007F2D1E">
              <w:rPr>
                <w:sz w:val="16"/>
                <w:szCs w:val="16"/>
                <w:lang w:val="en-US"/>
              </w:rPr>
              <w:t>enter of Ke</w:t>
            </w:r>
            <w:r>
              <w:rPr>
                <w:sz w:val="16"/>
                <w:szCs w:val="16"/>
                <w:lang w:val="en-US"/>
              </w:rPr>
              <w:t>y Competencies)</w:t>
            </w:r>
          </w:p>
        </w:tc>
      </w:tr>
    </w:tbl>
    <w:p w14:paraId="614C41B5" w14:textId="77777777" w:rsidR="002E3BEA" w:rsidRPr="00537DCE" w:rsidRDefault="002E3BEA" w:rsidP="00C5554A">
      <w:pPr>
        <w:pStyle w:val="BodyText"/>
        <w:spacing w:line="360" w:lineRule="auto"/>
        <w:rPr>
          <w:lang w:val="en-US"/>
        </w:rPr>
      </w:pPr>
    </w:p>
    <w:p w14:paraId="4581A9A0" w14:textId="2864A23F" w:rsidR="00413494" w:rsidRPr="00D54B0C" w:rsidRDefault="00413494" w:rsidP="00C5554A">
      <w:pPr>
        <w:pStyle w:val="BodyText"/>
        <w:spacing w:line="360" w:lineRule="auto"/>
        <w:rPr>
          <w:sz w:val="20"/>
          <w:szCs w:val="16"/>
          <w:lang w:val="en-US"/>
        </w:rPr>
      </w:pPr>
    </w:p>
    <w:p w14:paraId="37B11750" w14:textId="2DF43F67" w:rsidR="00B173AB" w:rsidRDefault="00B173AB" w:rsidP="00C5554A">
      <w:pPr>
        <w:pStyle w:val="BodyText"/>
        <w:spacing w:line="360" w:lineRule="auto"/>
        <w:rPr>
          <w:sz w:val="20"/>
          <w:szCs w:val="16"/>
          <w:lang w:val="en-US"/>
        </w:rPr>
      </w:pPr>
    </w:p>
    <w:p w14:paraId="0E3125E4" w14:textId="0E875CA5" w:rsidR="00D54B0C" w:rsidRDefault="00D54B0C" w:rsidP="00C5554A">
      <w:pPr>
        <w:pStyle w:val="BodyText"/>
        <w:spacing w:line="360" w:lineRule="auto"/>
        <w:rPr>
          <w:sz w:val="20"/>
          <w:szCs w:val="16"/>
          <w:lang w:val="en-US"/>
        </w:rPr>
      </w:pPr>
    </w:p>
    <w:p w14:paraId="754D1883" w14:textId="77777777" w:rsidR="00D2235B" w:rsidRPr="00D54B0C" w:rsidRDefault="00D2235B" w:rsidP="00C5554A">
      <w:pPr>
        <w:spacing w:line="360" w:lineRule="auto"/>
        <w:rPr>
          <w:sz w:val="20"/>
          <w:szCs w:val="20"/>
          <w:lang w:val="en-US"/>
        </w:rPr>
      </w:pPr>
    </w:p>
    <w:sectPr w:rsidR="00D2235B" w:rsidRPr="00D54B0C" w:rsidSect="002E3BEA">
      <w:headerReference w:type="default" r:id="rId16"/>
      <w:footerReference w:type="default" r:id="rId17"/>
      <w:pgSz w:w="11907" w:h="16839" w:code="9"/>
      <w:pgMar w:top="720" w:right="720" w:bottom="720" w:left="720" w:header="510" w:footer="567" w:gutter="0"/>
      <w:cols w:space="284"/>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lexander Robert Craik" w:date="2026-01-09T13:27:00Z" w:initials="AC">
    <w:p w14:paraId="74147533" w14:textId="77777777" w:rsidR="000B5E54" w:rsidRDefault="000B5E54" w:rsidP="000B5E54">
      <w:pPr>
        <w:pStyle w:val="CommentText"/>
      </w:pPr>
      <w:r>
        <w:rPr>
          <w:rStyle w:val="CommentReference"/>
        </w:rPr>
        <w:annotationRef/>
      </w:r>
      <w:r>
        <w:t>This language could be refined. What kind of confidence scores? “Following extraction, detection reliability will be analyzed using confidence scores, such as XXX</w:t>
      </w:r>
    </w:p>
  </w:comment>
  <w:comment w:id="7" w:author="Alexander Robert Craik" w:date="2026-01-09T13:28:00Z" w:initials="AC">
    <w:p w14:paraId="77CB5000" w14:textId="77777777" w:rsidR="000B5E54" w:rsidRDefault="000B5E54" w:rsidP="000B5E54">
      <w:pPr>
        <w:pStyle w:val="CommentText"/>
      </w:pPr>
      <w:r>
        <w:rPr>
          <w:rStyle w:val="CommentReference"/>
        </w:rPr>
        <w:annotationRef/>
      </w:r>
      <w:r>
        <w:t>May need to describe ‘root’ (as Christina is not in games)</w:t>
      </w:r>
    </w:p>
  </w:comment>
  <w:comment w:id="9" w:author="Alexander Robert Craik" w:date="2026-01-09T13:28:00Z" w:initials="AC">
    <w:p w14:paraId="5A516E33" w14:textId="77777777" w:rsidR="000B5E54" w:rsidRDefault="000B5E54" w:rsidP="000B5E54">
      <w:pPr>
        <w:pStyle w:val="CommentText"/>
      </w:pPr>
      <w:r>
        <w:rPr>
          <w:rStyle w:val="CommentReference"/>
        </w:rPr>
        <w:annotationRef/>
      </w:r>
      <w:r>
        <w:t>Be careful about what you propose, ther are a lot of variations of each of these.</w:t>
      </w:r>
    </w:p>
  </w:comment>
  <w:comment w:id="11" w:author="Alexander Robert Craik" w:date="2026-01-09T13:30:00Z" w:initials="AC">
    <w:p w14:paraId="0EE4FA7B" w14:textId="77777777" w:rsidR="000B5E54" w:rsidRDefault="000B5E54" w:rsidP="000B5E54">
      <w:pPr>
        <w:pStyle w:val="CommentText"/>
      </w:pPr>
      <w:r>
        <w:rPr>
          <w:rStyle w:val="CommentReference"/>
        </w:rPr>
        <w:annotationRef/>
      </w:r>
      <w:r>
        <w:t xml:space="preserve">Looks best how?  Even if you suggest “explore different evaluation metrics”, or even a “user survey” though you would need 10+ people to look at it and, hopefully, figure out what looks best. </w:t>
      </w:r>
    </w:p>
  </w:comment>
  <w:comment w:id="12" w:author="Alexander Robert Craik" w:date="2026-01-09T13:30:00Z" w:initials="AC">
    <w:p w14:paraId="1AA2ECBC" w14:textId="77777777" w:rsidR="000B5E54" w:rsidRDefault="000B5E54" w:rsidP="000B5E54">
      <w:pPr>
        <w:pStyle w:val="CommentText"/>
      </w:pPr>
      <w:r>
        <w:rPr>
          <w:rStyle w:val="CommentReference"/>
        </w:rPr>
        <w:annotationRef/>
      </w:r>
      <w:r>
        <w:t>Try to phrase this differently. Instead of ‘we need’, something like “the framework requires first to setup the control rig before finding the best IK solver for this task” or something.</w:t>
      </w:r>
    </w:p>
  </w:comment>
  <w:comment w:id="13" w:author="Alexander Robert Craik" w:date="2026-01-09T13:31:00Z" w:initials="AC">
    <w:p w14:paraId="124116DC" w14:textId="77777777" w:rsidR="000B5E54" w:rsidRDefault="000B5E54" w:rsidP="000B5E54">
      <w:pPr>
        <w:pStyle w:val="CommentText"/>
      </w:pPr>
      <w:r>
        <w:rPr>
          <w:rStyle w:val="CommentReference"/>
        </w:rPr>
        <w:annotationRef/>
      </w:r>
      <w:r>
        <w:t>Like above, “Following implementation, an analysis will be provided to verify joint constraints and endpoint accuracy”</w:t>
      </w:r>
    </w:p>
  </w:comment>
  <w:comment w:id="14" w:author="Alexander Robert Craik" w:date="2026-01-09T13:31:00Z" w:initials="AC">
    <w:p w14:paraId="77CC2F6F" w14:textId="77777777" w:rsidR="000B5E54" w:rsidRDefault="000B5E54" w:rsidP="000B5E54">
      <w:pPr>
        <w:pStyle w:val="CommentText"/>
      </w:pPr>
      <w:r>
        <w:rPr>
          <w:rStyle w:val="CommentReference"/>
        </w:rPr>
        <w:annotationRef/>
      </w:r>
      <w:r>
        <w:t>Reword this. “Following analysis, the final end-to-end pipeline will be developed, including an initial test case by reading joint angles and displaying the resulting animation”</w:t>
      </w:r>
    </w:p>
  </w:comment>
  <w:comment w:id="15" w:author="Alexander Robert Craik" w:date="2026-01-09T13:31:00Z" w:initials="AC">
    <w:p w14:paraId="144CF232" w14:textId="77777777" w:rsidR="000B5E54" w:rsidRDefault="000B5E54" w:rsidP="000B5E54">
      <w:pPr>
        <w:pStyle w:val="CommentText"/>
      </w:pPr>
      <w:r>
        <w:rPr>
          <w:rStyle w:val="CommentReference"/>
        </w:rPr>
        <w:annotationRef/>
      </w:r>
      <w:r>
        <w:t>I wonder if this is necessary, as you will, I think, be doing a lot of this analysis in the above? But I like the “document edge cases” idea, so feel free to leave it.</w:t>
      </w:r>
    </w:p>
  </w:comment>
  <w:comment w:id="16" w:author="Alexander Robert Craik" w:date="2026-01-09T13:45:00Z" w:initials="AC">
    <w:p w14:paraId="323459EF" w14:textId="77777777" w:rsidR="005D45C6" w:rsidRDefault="005D45C6" w:rsidP="005D45C6">
      <w:pPr>
        <w:pStyle w:val="CommentText"/>
      </w:pPr>
      <w:r>
        <w:rPr>
          <w:rStyle w:val="CommentReference"/>
        </w:rPr>
        <w:annotationRef/>
      </w:r>
      <w:r>
        <w:rPr>
          <w:lang w:val="en-US"/>
        </w:rPr>
        <w:t>Formalize the language a bit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147533" w15:done="0"/>
  <w15:commentEx w15:paraId="77CB5000" w15:done="0"/>
  <w15:commentEx w15:paraId="5A516E33" w15:done="0"/>
  <w15:commentEx w15:paraId="0EE4FA7B" w15:done="0"/>
  <w15:commentEx w15:paraId="1AA2ECBC" w15:done="0"/>
  <w15:commentEx w15:paraId="124116DC" w15:done="0"/>
  <w15:commentEx w15:paraId="77CC2F6F" w15:done="0"/>
  <w15:commentEx w15:paraId="144CF232" w15:done="0"/>
  <w15:commentEx w15:paraId="323459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3BE049" w16cex:dateUtc="2026-01-09T12:27:00Z"/>
  <w16cex:commentExtensible w16cex:durableId="4D05096B" w16cex:dateUtc="2026-01-09T12:28:00Z"/>
  <w16cex:commentExtensible w16cex:durableId="23554287" w16cex:dateUtc="2026-01-09T12:28:00Z"/>
  <w16cex:commentExtensible w16cex:durableId="3A82369D" w16cex:dateUtc="2026-01-09T12:30:00Z"/>
  <w16cex:commentExtensible w16cex:durableId="19341ADD" w16cex:dateUtc="2026-01-09T12:30:00Z"/>
  <w16cex:commentExtensible w16cex:durableId="3CA061DC" w16cex:dateUtc="2026-01-09T12:31:00Z"/>
  <w16cex:commentExtensible w16cex:durableId="5CF90CE0" w16cex:dateUtc="2026-01-09T12:31:00Z"/>
  <w16cex:commentExtensible w16cex:durableId="51D9212C" w16cex:dateUtc="2026-01-09T12:31:00Z"/>
  <w16cex:commentExtensible w16cex:durableId="60C8B09C" w16cex:dateUtc="2026-01-09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147533" w16cid:durableId="093BE049"/>
  <w16cid:commentId w16cid:paraId="77CB5000" w16cid:durableId="4D05096B"/>
  <w16cid:commentId w16cid:paraId="5A516E33" w16cid:durableId="23554287"/>
  <w16cid:commentId w16cid:paraId="0EE4FA7B" w16cid:durableId="3A82369D"/>
  <w16cid:commentId w16cid:paraId="1AA2ECBC" w16cid:durableId="19341ADD"/>
  <w16cid:commentId w16cid:paraId="124116DC" w16cid:durableId="3CA061DC"/>
  <w16cid:commentId w16cid:paraId="77CC2F6F" w16cid:durableId="5CF90CE0"/>
  <w16cid:commentId w16cid:paraId="144CF232" w16cid:durableId="51D9212C"/>
  <w16cid:commentId w16cid:paraId="323459EF" w16cid:durableId="60C8B0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BA809" w14:textId="77777777" w:rsidR="00F201CE" w:rsidRDefault="00F201CE">
      <w:r>
        <w:separator/>
      </w:r>
    </w:p>
  </w:endnote>
  <w:endnote w:type="continuationSeparator" w:id="0">
    <w:p w14:paraId="4ED42C52" w14:textId="77777777" w:rsidR="00F201CE" w:rsidRDefault="00F2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222A" w14:textId="77777777" w:rsidR="0039575D" w:rsidRPr="00F62C87" w:rsidRDefault="0039575D" w:rsidP="00D2235B">
    <w:pPr>
      <w:pStyle w:val="Footer"/>
      <w:tabs>
        <w:tab w:val="clear" w:pos="9639"/>
        <w:tab w:val="center" w:pos="5387"/>
        <w:tab w:val="right" w:pos="10773"/>
      </w:tabs>
      <w:rPr>
        <w:i/>
        <w:sz w:val="18"/>
        <w:lang w:val="en-US"/>
      </w:rPr>
    </w:pPr>
    <w:r w:rsidRPr="00F62C87">
      <w:rPr>
        <w:i/>
        <w:sz w:val="18"/>
        <w:lang w:val="en-US"/>
      </w:rPr>
      <w:t xml:space="preserve">Name of </w:t>
    </w:r>
    <w:r w:rsidR="009C30BC">
      <w:rPr>
        <w:i/>
        <w:sz w:val="18"/>
        <w:lang w:val="en-US"/>
      </w:rPr>
      <w:t xml:space="preserve">student </w:t>
    </w:r>
    <w:r w:rsidR="009C30BC">
      <w:rPr>
        <w:i/>
        <w:sz w:val="18"/>
        <w:lang w:val="en-US"/>
      </w:rPr>
      <w:tab/>
    </w:r>
    <w:r>
      <w:rPr>
        <w:i/>
        <w:sz w:val="18"/>
        <w:lang w:val="en-US"/>
      </w:rPr>
      <w:t>Institute</w:t>
    </w:r>
    <w:r w:rsidRPr="00F62C87">
      <w:rPr>
        <w:i/>
        <w:sz w:val="18"/>
        <w:lang w:val="en-US"/>
      </w:rPr>
      <w:t xml:space="preserve">          Name </w:t>
    </w:r>
    <w:r>
      <w:rPr>
        <w:i/>
        <w:sz w:val="18"/>
        <w:lang w:val="en-US"/>
      </w:rPr>
      <w:t xml:space="preserve">of </w:t>
    </w:r>
    <w:r w:rsidR="00B302E7">
      <w:rPr>
        <w:i/>
        <w:sz w:val="18"/>
        <w:lang w:val="en-US"/>
      </w:rPr>
      <w:t>supervisor</w:t>
    </w:r>
    <w:r>
      <w:rPr>
        <w:i/>
        <w:sz w:val="18"/>
        <w:lang w:val="en-US"/>
      </w:rPr>
      <w:t xml:space="preserve">            Date</w:t>
    </w:r>
    <w:r w:rsidRPr="00F62C87">
      <w:rPr>
        <w:i/>
        <w:sz w:val="18"/>
        <w:lang w:val="en-US"/>
      </w:rPr>
      <w:t xml:space="preserve">          </w:t>
    </w:r>
    <w:r>
      <w:rPr>
        <w:i/>
        <w:sz w:val="18"/>
        <w:lang w:val="en-US"/>
      </w:rPr>
      <w:t>Page</w:t>
    </w:r>
    <w:r w:rsidRPr="00F62C87">
      <w:rPr>
        <w:i/>
        <w:sz w:val="18"/>
        <w:lang w:val="en-US"/>
      </w:rPr>
      <w:t xml:space="preserve"> </w:t>
    </w:r>
    <w:r w:rsidR="00E906D2">
      <w:fldChar w:fldCharType="begin"/>
    </w:r>
    <w:r w:rsidR="00E906D2" w:rsidRPr="00E906D2">
      <w:rPr>
        <w:lang w:val="en-US"/>
      </w:rPr>
      <w:instrText>PAGE  \* Arabic  \* MERGEFORMAT</w:instrText>
    </w:r>
    <w:r w:rsidR="00E906D2">
      <w:fldChar w:fldCharType="separate"/>
    </w:r>
    <w:r w:rsidR="0024226A" w:rsidRPr="0024226A">
      <w:rPr>
        <w:b/>
        <w:bCs/>
        <w:i/>
        <w:noProof/>
        <w:sz w:val="18"/>
        <w:lang w:val="en-US"/>
      </w:rPr>
      <w:t>1</w:t>
    </w:r>
    <w:r w:rsidR="00E906D2">
      <w:rPr>
        <w:b/>
        <w:bCs/>
        <w:i/>
        <w:noProof/>
        <w:sz w:val="18"/>
        <w:lang w:val="en-US"/>
      </w:rPr>
      <w:fldChar w:fldCharType="end"/>
    </w:r>
    <w:r w:rsidRPr="00F62C87">
      <w:rPr>
        <w:i/>
        <w:sz w:val="18"/>
        <w:lang w:val="en-US"/>
      </w:rPr>
      <w:t xml:space="preserve"> </w:t>
    </w:r>
    <w:r>
      <w:rPr>
        <w:i/>
        <w:sz w:val="18"/>
        <w:lang w:val="en-US"/>
      </w:rPr>
      <w:t>of</w:t>
    </w:r>
    <w:r w:rsidRPr="00F62C87">
      <w:rPr>
        <w:i/>
        <w:sz w:val="18"/>
        <w:lang w:val="en-US"/>
      </w:rPr>
      <w:t xml:space="preserve"> </w:t>
    </w:r>
    <w:r w:rsidR="00E906D2">
      <w:fldChar w:fldCharType="begin"/>
    </w:r>
    <w:r w:rsidR="00E906D2" w:rsidRPr="00E906D2">
      <w:rPr>
        <w:lang w:val="en-US"/>
      </w:rPr>
      <w:instrText>NUMPAGES  \* Arabic  \* MERGEFORMAT</w:instrText>
    </w:r>
    <w:r w:rsidR="00E906D2">
      <w:fldChar w:fldCharType="separate"/>
    </w:r>
    <w:r w:rsidR="0024226A" w:rsidRPr="0024226A">
      <w:rPr>
        <w:b/>
        <w:bCs/>
        <w:i/>
        <w:noProof/>
        <w:sz w:val="18"/>
        <w:lang w:val="en-US"/>
      </w:rPr>
      <w:t>5</w:t>
    </w:r>
    <w:r w:rsidR="00E906D2">
      <w:rPr>
        <w:b/>
        <w:bCs/>
        <w:i/>
        <w:noProof/>
        <w:sz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25C09" w14:textId="77777777" w:rsidR="00F201CE" w:rsidRDefault="00F201CE">
      <w:r>
        <w:separator/>
      </w:r>
    </w:p>
  </w:footnote>
  <w:footnote w:type="continuationSeparator" w:id="0">
    <w:p w14:paraId="1EFA6CFB" w14:textId="77777777" w:rsidR="00F201CE" w:rsidRDefault="00F20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087A" w14:textId="77777777" w:rsidR="0039575D" w:rsidRPr="002640EC" w:rsidRDefault="0039575D" w:rsidP="00D2235B">
    <w:pPr>
      <w:pStyle w:val="KopfzeileohneFakultt"/>
    </w:pPr>
    <w:r>
      <w:drawing>
        <wp:anchor distT="0" distB="0" distL="114300" distR="114300" simplePos="0" relativeHeight="251659264" behindDoc="0" locked="1" layoutInCell="1" allowOverlap="1" wp14:anchorId="130695FD" wp14:editId="7EB4BE75">
          <wp:simplePos x="0" y="0"/>
          <wp:positionH relativeFrom="rightMargin">
            <wp:posOffset>-692150</wp:posOffset>
          </wp:positionH>
          <wp:positionV relativeFrom="page">
            <wp:posOffset>361950</wp:posOffset>
          </wp:positionV>
          <wp:extent cx="683895" cy="361950"/>
          <wp:effectExtent l="19050" t="0" r="1905" b="0"/>
          <wp:wrapNone/>
          <wp:docPr id="6" name="Grafik 8" descr="2015_NEU_Logo_TUM_RGB.e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8" descr="2015_NEU_Logo_TUM_RGB.eps"/>
                  <pic:cNvPicPr>
                    <a:picLocks noChangeAspect="1" noChangeArrowheads="1"/>
                  </pic:cNvPicPr>
                </pic:nvPicPr>
                <pic:blipFill>
                  <a:blip r:embed="rId1"/>
                  <a:stretch>
                    <a:fillRect/>
                  </a:stretch>
                </pic:blipFill>
                <pic:spPr bwMode="auto">
                  <a:xfrm>
                    <a:off x="0" y="0"/>
                    <a:ext cx="683895" cy="361950"/>
                  </a:xfrm>
                  <a:prstGeom prst="rect">
                    <a:avLst/>
                  </a:prstGeom>
                  <a:noFill/>
                  <a:ln w="9525">
                    <a:noFill/>
                    <a:miter lim="800000"/>
                    <a:headEnd/>
                    <a:tailEnd/>
                  </a:ln>
                </pic:spPr>
              </pic:pic>
            </a:graphicData>
          </a:graphic>
        </wp:anchor>
      </w:drawing>
    </w:r>
  </w:p>
  <w:p w14:paraId="3A470E35" w14:textId="77777777" w:rsidR="0039575D" w:rsidRDefault="003957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37AF0"/>
    <w:multiLevelType w:val="hybridMultilevel"/>
    <w:tmpl w:val="4B8C88F6"/>
    <w:lvl w:ilvl="0" w:tplc="0924E65E">
      <w:start w:val="1"/>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3B63390"/>
    <w:multiLevelType w:val="hybridMultilevel"/>
    <w:tmpl w:val="32CAB6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A6C5576"/>
    <w:multiLevelType w:val="hybridMultilevel"/>
    <w:tmpl w:val="17B262E8"/>
    <w:lvl w:ilvl="0" w:tplc="67FA57AE">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67C94"/>
    <w:multiLevelType w:val="hybridMultilevel"/>
    <w:tmpl w:val="369C6A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89690125">
    <w:abstractNumId w:val="3"/>
  </w:num>
  <w:num w:numId="2" w16cid:durableId="1287466673">
    <w:abstractNumId w:val="0"/>
  </w:num>
  <w:num w:numId="3" w16cid:durableId="207761481">
    <w:abstractNumId w:val="1"/>
  </w:num>
  <w:num w:numId="4" w16cid:durableId="3763066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Robert Craik">
    <w15:presenceInfo w15:providerId="AD" w15:userId="S::alex.craik@tum.de::d8d4ba7b-c90d-498c-9086-1dcb3c59b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EA"/>
    <w:rsid w:val="0001699B"/>
    <w:rsid w:val="00045CA9"/>
    <w:rsid w:val="00051CB7"/>
    <w:rsid w:val="00090C0D"/>
    <w:rsid w:val="000B2B97"/>
    <w:rsid w:val="000B5E54"/>
    <w:rsid w:val="000F2139"/>
    <w:rsid w:val="000F6E25"/>
    <w:rsid w:val="00101EFB"/>
    <w:rsid w:val="001179A5"/>
    <w:rsid w:val="0013003E"/>
    <w:rsid w:val="00155470"/>
    <w:rsid w:val="00163ACD"/>
    <w:rsid w:val="001742B5"/>
    <w:rsid w:val="001A4F85"/>
    <w:rsid w:val="001D3FB8"/>
    <w:rsid w:val="001E5D8B"/>
    <w:rsid w:val="001F4D93"/>
    <w:rsid w:val="0021247A"/>
    <w:rsid w:val="00213B71"/>
    <w:rsid w:val="00232D73"/>
    <w:rsid w:val="0024226A"/>
    <w:rsid w:val="00253CF3"/>
    <w:rsid w:val="00266F18"/>
    <w:rsid w:val="00282722"/>
    <w:rsid w:val="002A325C"/>
    <w:rsid w:val="002A677A"/>
    <w:rsid w:val="002D781B"/>
    <w:rsid w:val="002E3BEA"/>
    <w:rsid w:val="00312DCF"/>
    <w:rsid w:val="00336C2D"/>
    <w:rsid w:val="00371B7F"/>
    <w:rsid w:val="0039575D"/>
    <w:rsid w:val="003E4715"/>
    <w:rsid w:val="00413494"/>
    <w:rsid w:val="004210A5"/>
    <w:rsid w:val="004340CA"/>
    <w:rsid w:val="00456494"/>
    <w:rsid w:val="0048372A"/>
    <w:rsid w:val="004A21B4"/>
    <w:rsid w:val="004B6E67"/>
    <w:rsid w:val="004C673D"/>
    <w:rsid w:val="004D5C02"/>
    <w:rsid w:val="004D794B"/>
    <w:rsid w:val="005256E5"/>
    <w:rsid w:val="00526E88"/>
    <w:rsid w:val="00531458"/>
    <w:rsid w:val="00537DCE"/>
    <w:rsid w:val="005465ED"/>
    <w:rsid w:val="005C4E87"/>
    <w:rsid w:val="005D45C6"/>
    <w:rsid w:val="005F7013"/>
    <w:rsid w:val="005F78E8"/>
    <w:rsid w:val="00600ADF"/>
    <w:rsid w:val="00621D56"/>
    <w:rsid w:val="00623C54"/>
    <w:rsid w:val="006344B6"/>
    <w:rsid w:val="00643CBB"/>
    <w:rsid w:val="00652CD4"/>
    <w:rsid w:val="006C33C1"/>
    <w:rsid w:val="006C39AF"/>
    <w:rsid w:val="006D185E"/>
    <w:rsid w:val="006E581D"/>
    <w:rsid w:val="006F046E"/>
    <w:rsid w:val="006F7F2F"/>
    <w:rsid w:val="00721B9F"/>
    <w:rsid w:val="00752BAB"/>
    <w:rsid w:val="00755DC9"/>
    <w:rsid w:val="00760C4D"/>
    <w:rsid w:val="007768A4"/>
    <w:rsid w:val="00776EC9"/>
    <w:rsid w:val="007E4614"/>
    <w:rsid w:val="007F2D1E"/>
    <w:rsid w:val="008000EF"/>
    <w:rsid w:val="008006A3"/>
    <w:rsid w:val="00811461"/>
    <w:rsid w:val="00873304"/>
    <w:rsid w:val="00891037"/>
    <w:rsid w:val="00892B23"/>
    <w:rsid w:val="008A195B"/>
    <w:rsid w:val="008A3840"/>
    <w:rsid w:val="008A4153"/>
    <w:rsid w:val="008C6097"/>
    <w:rsid w:val="008E665D"/>
    <w:rsid w:val="008E69A4"/>
    <w:rsid w:val="008F09DD"/>
    <w:rsid w:val="00920745"/>
    <w:rsid w:val="00946E28"/>
    <w:rsid w:val="00993468"/>
    <w:rsid w:val="009C30BC"/>
    <w:rsid w:val="009D26EF"/>
    <w:rsid w:val="009D5CCC"/>
    <w:rsid w:val="009E59D3"/>
    <w:rsid w:val="00A17074"/>
    <w:rsid w:val="00A25E47"/>
    <w:rsid w:val="00A30088"/>
    <w:rsid w:val="00A30AD3"/>
    <w:rsid w:val="00A55881"/>
    <w:rsid w:val="00A7022B"/>
    <w:rsid w:val="00A77DA6"/>
    <w:rsid w:val="00A77E70"/>
    <w:rsid w:val="00A901D4"/>
    <w:rsid w:val="00A94D7A"/>
    <w:rsid w:val="00AA6810"/>
    <w:rsid w:val="00AE3B26"/>
    <w:rsid w:val="00AE7CFD"/>
    <w:rsid w:val="00B173AB"/>
    <w:rsid w:val="00B302E7"/>
    <w:rsid w:val="00B31EC3"/>
    <w:rsid w:val="00B81801"/>
    <w:rsid w:val="00B85705"/>
    <w:rsid w:val="00BA6ED5"/>
    <w:rsid w:val="00BB2EAD"/>
    <w:rsid w:val="00BC025B"/>
    <w:rsid w:val="00BC642D"/>
    <w:rsid w:val="00BD1A65"/>
    <w:rsid w:val="00BD6D22"/>
    <w:rsid w:val="00C07AF1"/>
    <w:rsid w:val="00C24076"/>
    <w:rsid w:val="00C27AEB"/>
    <w:rsid w:val="00C45353"/>
    <w:rsid w:val="00C5554A"/>
    <w:rsid w:val="00C817A0"/>
    <w:rsid w:val="00C903F3"/>
    <w:rsid w:val="00CE1B17"/>
    <w:rsid w:val="00D12973"/>
    <w:rsid w:val="00D2120C"/>
    <w:rsid w:val="00D2235B"/>
    <w:rsid w:val="00D377D9"/>
    <w:rsid w:val="00D54B0C"/>
    <w:rsid w:val="00D6079A"/>
    <w:rsid w:val="00D62087"/>
    <w:rsid w:val="00DB65E9"/>
    <w:rsid w:val="00DB7C65"/>
    <w:rsid w:val="00E50B3F"/>
    <w:rsid w:val="00E906D2"/>
    <w:rsid w:val="00EA093A"/>
    <w:rsid w:val="00EB1E01"/>
    <w:rsid w:val="00EE6D3D"/>
    <w:rsid w:val="00EF52CD"/>
    <w:rsid w:val="00F0099F"/>
    <w:rsid w:val="00F201CE"/>
    <w:rsid w:val="00F245CB"/>
    <w:rsid w:val="00F30A76"/>
    <w:rsid w:val="00F36E31"/>
    <w:rsid w:val="00F55419"/>
    <w:rsid w:val="00F56E5D"/>
    <w:rsid w:val="00F62C87"/>
    <w:rsid w:val="00F66D5F"/>
    <w:rsid w:val="00F70903"/>
    <w:rsid w:val="00F77C1B"/>
    <w:rsid w:val="00FA149C"/>
    <w:rsid w:val="00FA7360"/>
    <w:rsid w:val="00FB442E"/>
  </w:rsids>
  <m:mathPr>
    <m:mathFont m:val="Cambria Math"/>
    <m:brkBin m:val="before"/>
    <m:brkBinSub m:val="--"/>
    <m:smallFrac/>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08992"/>
  <w15:docId w15:val="{5B46A825-9D34-4282-885F-549C742A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E3BEA"/>
    <w:pPr>
      <w:spacing w:after="0" w:line="240" w:lineRule="auto"/>
    </w:pPr>
    <w:rPr>
      <w:rFonts w:ascii="Arial" w:eastAsia="Arial" w:hAnsi="Arial" w:cs="Times New Roman"/>
      <w:lang w:eastAsia="en-US"/>
    </w:rPr>
  </w:style>
  <w:style w:type="paragraph" w:styleId="Heading1">
    <w:name w:val="heading 1"/>
    <w:basedOn w:val="Normal"/>
    <w:next w:val="Heading2"/>
    <w:link w:val="Heading1Char"/>
    <w:uiPriority w:val="9"/>
    <w:qFormat/>
    <w:rsid w:val="002E3BEA"/>
    <w:pPr>
      <w:spacing w:after="440" w:line="576" w:lineRule="exact"/>
      <w:outlineLvl w:val="0"/>
    </w:pPr>
    <w:rPr>
      <w:sz w:val="48"/>
    </w:rPr>
  </w:style>
  <w:style w:type="paragraph" w:styleId="Heading2">
    <w:name w:val="heading 2"/>
    <w:basedOn w:val="Normal"/>
    <w:next w:val="Heading3"/>
    <w:link w:val="Heading2Char"/>
    <w:uiPriority w:val="9"/>
    <w:qFormat/>
    <w:rsid w:val="002E3BEA"/>
    <w:pPr>
      <w:spacing w:after="260" w:line="432" w:lineRule="exact"/>
      <w:outlineLvl w:val="1"/>
    </w:pPr>
    <w:rPr>
      <w:sz w:val="36"/>
    </w:rPr>
  </w:style>
  <w:style w:type="paragraph" w:styleId="Heading3">
    <w:name w:val="heading 3"/>
    <w:basedOn w:val="Heading2"/>
    <w:next w:val="BodyText"/>
    <w:link w:val="Heading3Char"/>
    <w:uiPriority w:val="9"/>
    <w:qFormat/>
    <w:rsid w:val="002E3BEA"/>
    <w:pPr>
      <w:spacing w:after="520" w:line="336" w:lineRule="exact"/>
      <w:outlineLvl w:val="2"/>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EA"/>
    <w:rPr>
      <w:rFonts w:ascii="Arial" w:eastAsia="Arial" w:hAnsi="Arial" w:cs="Times New Roman"/>
      <w:sz w:val="48"/>
      <w:lang w:eastAsia="en-US"/>
    </w:rPr>
  </w:style>
  <w:style w:type="character" w:customStyle="1" w:styleId="Heading2Char">
    <w:name w:val="Heading 2 Char"/>
    <w:basedOn w:val="DefaultParagraphFont"/>
    <w:link w:val="Heading2"/>
    <w:uiPriority w:val="9"/>
    <w:rsid w:val="002E3BEA"/>
    <w:rPr>
      <w:rFonts w:ascii="Arial" w:eastAsia="Arial" w:hAnsi="Arial" w:cs="Times New Roman"/>
      <w:sz w:val="36"/>
      <w:lang w:eastAsia="en-US"/>
    </w:rPr>
  </w:style>
  <w:style w:type="character" w:customStyle="1" w:styleId="Heading3Char">
    <w:name w:val="Heading 3 Char"/>
    <w:basedOn w:val="DefaultParagraphFont"/>
    <w:link w:val="Heading3"/>
    <w:uiPriority w:val="9"/>
    <w:rsid w:val="002E3BEA"/>
    <w:rPr>
      <w:rFonts w:ascii="Arial" w:eastAsia="Arial" w:hAnsi="Arial" w:cs="Times New Roman"/>
      <w:sz w:val="28"/>
      <w:lang w:eastAsia="en-US"/>
    </w:rPr>
  </w:style>
  <w:style w:type="paragraph" w:styleId="Header">
    <w:name w:val="header"/>
    <w:basedOn w:val="Normal"/>
    <w:link w:val="HeaderChar"/>
    <w:uiPriority w:val="99"/>
    <w:rsid w:val="002E3BEA"/>
    <w:pPr>
      <w:spacing w:line="210" w:lineRule="exact"/>
      <w:ind w:left="896"/>
      <w:contextualSpacing/>
    </w:pPr>
    <w:rPr>
      <w:noProof/>
      <w:color w:val="E7E6E6" w:themeColor="background2"/>
      <w:sz w:val="18"/>
      <w:lang w:eastAsia="de-DE"/>
    </w:rPr>
  </w:style>
  <w:style w:type="character" w:customStyle="1" w:styleId="HeaderChar">
    <w:name w:val="Header Char"/>
    <w:basedOn w:val="DefaultParagraphFont"/>
    <w:link w:val="Header"/>
    <w:uiPriority w:val="99"/>
    <w:rsid w:val="002E3BEA"/>
    <w:rPr>
      <w:rFonts w:ascii="Arial" w:eastAsia="Arial" w:hAnsi="Arial" w:cs="Times New Roman"/>
      <w:noProof/>
      <w:color w:val="E7E6E6" w:themeColor="background2"/>
      <w:sz w:val="18"/>
      <w:lang w:eastAsia="de-DE"/>
    </w:rPr>
  </w:style>
  <w:style w:type="paragraph" w:styleId="Footer">
    <w:name w:val="footer"/>
    <w:basedOn w:val="Normal"/>
    <w:link w:val="FooterChar"/>
    <w:uiPriority w:val="99"/>
    <w:unhideWhenUsed/>
    <w:rsid w:val="002E3BEA"/>
    <w:pPr>
      <w:tabs>
        <w:tab w:val="right" w:pos="9639"/>
      </w:tabs>
    </w:pPr>
    <w:rPr>
      <w:sz w:val="20"/>
    </w:rPr>
  </w:style>
  <w:style w:type="character" w:customStyle="1" w:styleId="FooterChar">
    <w:name w:val="Footer Char"/>
    <w:basedOn w:val="DefaultParagraphFont"/>
    <w:link w:val="Footer"/>
    <w:uiPriority w:val="99"/>
    <w:rsid w:val="002E3BEA"/>
    <w:rPr>
      <w:rFonts w:ascii="Arial" w:eastAsia="Arial" w:hAnsi="Arial" w:cs="Times New Roman"/>
      <w:sz w:val="20"/>
      <w:lang w:eastAsia="en-US"/>
    </w:rPr>
  </w:style>
  <w:style w:type="paragraph" w:styleId="BodyText">
    <w:name w:val="Body Text"/>
    <w:basedOn w:val="Normal"/>
    <w:link w:val="BodyTextChar"/>
    <w:uiPriority w:val="99"/>
    <w:qFormat/>
    <w:rsid w:val="002E3BEA"/>
    <w:pPr>
      <w:spacing w:after="240" w:line="300" w:lineRule="atLeast"/>
    </w:pPr>
    <w:rPr>
      <w:szCs w:val="18"/>
    </w:rPr>
  </w:style>
  <w:style w:type="character" w:customStyle="1" w:styleId="BodyTextChar">
    <w:name w:val="Body Text Char"/>
    <w:basedOn w:val="DefaultParagraphFont"/>
    <w:link w:val="BodyText"/>
    <w:uiPriority w:val="99"/>
    <w:rsid w:val="002E3BEA"/>
    <w:rPr>
      <w:rFonts w:ascii="Arial" w:eastAsia="Arial" w:hAnsi="Arial" w:cs="Times New Roman"/>
      <w:szCs w:val="18"/>
      <w:lang w:eastAsia="en-US"/>
    </w:rPr>
  </w:style>
  <w:style w:type="paragraph" w:customStyle="1" w:styleId="KopfzeileohneFakultt">
    <w:name w:val="Kopfzeile ohne Fakultät"/>
    <w:basedOn w:val="Header"/>
    <w:link w:val="KopfzeileohneFakulttZchn"/>
    <w:rsid w:val="002E3BEA"/>
    <w:pPr>
      <w:ind w:left="0"/>
    </w:pPr>
  </w:style>
  <w:style w:type="character" w:customStyle="1" w:styleId="KopfzeileohneFakulttZchn">
    <w:name w:val="Kopfzeile ohne Fakultät Zchn"/>
    <w:basedOn w:val="HeaderChar"/>
    <w:link w:val="KopfzeileohneFakultt"/>
    <w:rsid w:val="002E3BEA"/>
    <w:rPr>
      <w:rFonts w:ascii="Arial" w:eastAsia="Arial" w:hAnsi="Arial" w:cs="Times New Roman"/>
      <w:noProof/>
      <w:color w:val="E7E6E6" w:themeColor="background2"/>
      <w:sz w:val="18"/>
      <w:lang w:eastAsia="de-DE"/>
    </w:rPr>
  </w:style>
  <w:style w:type="table" w:styleId="TableGrid">
    <w:name w:val="Table Grid"/>
    <w:basedOn w:val="TableNormal"/>
    <w:uiPriority w:val="59"/>
    <w:rsid w:val="002E3BEA"/>
    <w:pPr>
      <w:spacing w:after="0" w:line="240" w:lineRule="auto"/>
    </w:pPr>
    <w:rPr>
      <w:rFonts w:ascii="Arial" w:eastAsia="Arial" w:hAnsi="Arial"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3B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3BEA"/>
    <w:rPr>
      <w:rFonts w:ascii="Segoe UI" w:eastAsia="Arial" w:hAnsi="Segoe UI" w:cs="Segoe UI"/>
      <w:sz w:val="18"/>
      <w:szCs w:val="18"/>
      <w:lang w:eastAsia="en-US"/>
    </w:rPr>
  </w:style>
  <w:style w:type="character" w:styleId="Hyperlink">
    <w:name w:val="Hyperlink"/>
    <w:basedOn w:val="DefaultParagraphFont"/>
    <w:uiPriority w:val="99"/>
    <w:unhideWhenUsed/>
    <w:rsid w:val="00155470"/>
    <w:rPr>
      <w:color w:val="0000FF"/>
      <w:u w:val="single"/>
    </w:rPr>
  </w:style>
  <w:style w:type="character" w:styleId="UnresolvedMention">
    <w:name w:val="Unresolved Mention"/>
    <w:basedOn w:val="DefaultParagraphFont"/>
    <w:uiPriority w:val="99"/>
    <w:semiHidden/>
    <w:unhideWhenUsed/>
    <w:rsid w:val="000B2B97"/>
    <w:rPr>
      <w:color w:val="605E5C"/>
      <w:shd w:val="clear" w:color="auto" w:fill="E1DFDD"/>
    </w:rPr>
  </w:style>
  <w:style w:type="character" w:styleId="CommentReference">
    <w:name w:val="annotation reference"/>
    <w:basedOn w:val="DefaultParagraphFont"/>
    <w:uiPriority w:val="99"/>
    <w:semiHidden/>
    <w:unhideWhenUsed/>
    <w:rsid w:val="000B5E54"/>
    <w:rPr>
      <w:sz w:val="16"/>
      <w:szCs w:val="16"/>
    </w:rPr>
  </w:style>
  <w:style w:type="paragraph" w:styleId="CommentText">
    <w:name w:val="annotation text"/>
    <w:basedOn w:val="Normal"/>
    <w:link w:val="CommentTextChar"/>
    <w:uiPriority w:val="99"/>
    <w:unhideWhenUsed/>
    <w:rsid w:val="000B5E54"/>
    <w:rPr>
      <w:sz w:val="20"/>
      <w:szCs w:val="20"/>
    </w:rPr>
  </w:style>
  <w:style w:type="character" w:customStyle="1" w:styleId="CommentTextChar">
    <w:name w:val="Comment Text Char"/>
    <w:basedOn w:val="DefaultParagraphFont"/>
    <w:link w:val="CommentText"/>
    <w:uiPriority w:val="99"/>
    <w:rsid w:val="000B5E54"/>
    <w:rPr>
      <w:rFonts w:ascii="Arial" w:eastAsia="Arial"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5E54"/>
    <w:rPr>
      <w:b/>
      <w:bCs/>
    </w:rPr>
  </w:style>
  <w:style w:type="character" w:customStyle="1" w:styleId="CommentSubjectChar">
    <w:name w:val="Comment Subject Char"/>
    <w:basedOn w:val="CommentTextChar"/>
    <w:link w:val="CommentSubject"/>
    <w:uiPriority w:val="99"/>
    <w:semiHidden/>
    <w:rsid w:val="000B5E54"/>
    <w:rPr>
      <w:rFonts w:ascii="Arial" w:eastAsia="Arial" w:hAnsi="Arial" w:cs="Times New Roman"/>
      <w:b/>
      <w:bCs/>
      <w:sz w:val="20"/>
      <w:szCs w:val="20"/>
      <w:lang w:eastAsia="en-US"/>
    </w:rPr>
  </w:style>
  <w:style w:type="paragraph" w:styleId="Revision">
    <w:name w:val="Revision"/>
    <w:hidden/>
    <w:uiPriority w:val="99"/>
    <w:semiHidden/>
    <w:rsid w:val="005D45C6"/>
    <w:pPr>
      <w:spacing w:after="0" w:line="240" w:lineRule="auto"/>
    </w:pPr>
    <w:rPr>
      <w:rFonts w:ascii="Arial" w:eastAsia="Arial" w:hAnsi="Arial"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mdpi.com/journal/sensor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apipe.readthedocs.io/en/latest/solutions/hands.html" TargetMode="Externa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yperlink" Target="https://doi.org/10.1038/s42256-023-00780-9"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oi.org/10.3390/s2015408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2010</Words>
  <Characters>11462</Characters>
  <Application>Microsoft Office Word</Application>
  <DocSecurity>0</DocSecurity>
  <Lines>95</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Leibniz-Rechenzentrum</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Po Sang</dc:creator>
  <cp:keywords/>
  <dc:description/>
  <cp:lastModifiedBy>Alexander Robert Craik</cp:lastModifiedBy>
  <cp:revision>52</cp:revision>
  <cp:lastPrinted>2016-07-12T12:45:00Z</cp:lastPrinted>
  <dcterms:created xsi:type="dcterms:W3CDTF">2022-04-13T09:48:00Z</dcterms:created>
  <dcterms:modified xsi:type="dcterms:W3CDTF">2026-01-09T12:58:00Z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fd9a04e05efb8e5be0f9b6f8d4cf544bd870cfa486bad81f60656f065b61c384</vt:lpwstr>
  </property>
</Properties>
</file>